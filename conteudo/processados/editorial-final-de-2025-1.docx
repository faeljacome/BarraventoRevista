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Notas sobre o desencadeamento político global no ano de 2025: Fim do mundo, crise ideológica ou barbárie instaurada?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um ano de acirramento das contradições </w:t>
      </w:r>
      <w:ins w:author="Rafael Jácome" w:id="0" w:date="2025-12-23T20:31:34Z">
        <w:r w:rsidDel="00000000" w:rsidR="00000000" w:rsidRPr="00000000">
          <w:rPr>
            <w:rFonts w:ascii="Times New Roman" w:cs="Times New Roman" w:eastAsia="Times New Roman" w:hAnsi="Times New Roman"/>
            <w:sz w:val="24"/>
            <w:szCs w:val="24"/>
            <w:rtl w:val="0"/>
          </w:rPr>
          <w:t xml:space="preserve">típicas da</w:t>
        </w:r>
      </w:ins>
      <w:del w:author="Rafael Jácome" w:id="0" w:date="2025-12-23T20:31:34Z">
        <w:r w:rsidDel="00000000" w:rsidR="00000000" w:rsidRPr="00000000">
          <w:rPr>
            <w:rFonts w:ascii="Times New Roman" w:cs="Times New Roman" w:eastAsia="Times New Roman" w:hAnsi="Times New Roman"/>
            <w:sz w:val="24"/>
            <w:szCs w:val="24"/>
            <w:rtl w:val="0"/>
          </w:rPr>
          <w:delText xml:space="preserve">impostas à</w:delText>
        </w:r>
      </w:del>
      <w:r w:rsidDel="00000000" w:rsidR="00000000" w:rsidRPr="00000000">
        <w:rPr>
          <w:rFonts w:ascii="Times New Roman" w:cs="Times New Roman" w:eastAsia="Times New Roman" w:hAnsi="Times New Roman"/>
          <w:sz w:val="24"/>
          <w:szCs w:val="24"/>
          <w:rtl w:val="0"/>
        </w:rPr>
        <w:t xml:space="preserve"> sociabilidade </w:t>
      </w:r>
      <w:ins w:author="Rafael Jácome" w:id="1" w:date="2025-12-23T20:31:47Z">
        <w:r w:rsidDel="00000000" w:rsidR="00000000" w:rsidRPr="00000000">
          <w:rPr>
            <w:rFonts w:ascii="Times New Roman" w:cs="Times New Roman" w:eastAsia="Times New Roman" w:hAnsi="Times New Roman"/>
            <w:sz w:val="24"/>
            <w:szCs w:val="24"/>
            <w:rtl w:val="0"/>
          </w:rPr>
          <w:t xml:space="preserve">do</w:t>
        </w:r>
      </w:ins>
      <w:del w:author="Rafael Jácome" w:id="1" w:date="2025-12-23T20:31:47Z">
        <w:r w:rsidDel="00000000" w:rsidR="00000000" w:rsidRPr="00000000">
          <w:rPr>
            <w:rFonts w:ascii="Times New Roman" w:cs="Times New Roman" w:eastAsia="Times New Roman" w:hAnsi="Times New Roman"/>
            <w:sz w:val="24"/>
            <w:szCs w:val="24"/>
            <w:rtl w:val="0"/>
          </w:rPr>
          <w:delText xml:space="preserve">pelo </w:delText>
        </w:r>
      </w:del>
      <w:r w:rsidDel="00000000" w:rsidR="00000000" w:rsidRPr="00000000">
        <w:rPr>
          <w:rFonts w:ascii="Times New Roman" w:cs="Times New Roman" w:eastAsia="Times New Roman" w:hAnsi="Times New Roman"/>
          <w:sz w:val="24"/>
          <w:szCs w:val="24"/>
          <w:rtl w:val="0"/>
        </w:rPr>
        <w:t xml:space="preserve">capital, a extrema-direita</w:t>
      </w:r>
      <w:ins w:author="Marco Tulio Vieira" w:id="2" w:date="2025-12-24T13:53:2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Rafael Jácome" w:id="3" w:date="2025-12-23T20:32:09Z">
        <w:r w:rsidDel="00000000" w:rsidR="00000000" w:rsidRPr="00000000">
          <w:rPr>
            <w:rFonts w:ascii="Times New Roman" w:cs="Times New Roman" w:eastAsia="Times New Roman" w:hAnsi="Times New Roman"/>
            <w:sz w:val="24"/>
            <w:szCs w:val="24"/>
            <w:rtl w:val="0"/>
          </w:rPr>
          <w:t xml:space="preserve">além de consolidar o espaço conquistado na </w:t>
        </w:r>
        <w:r w:rsidDel="00000000" w:rsidR="00000000" w:rsidRPr="00000000">
          <w:rPr>
            <w:rFonts w:ascii="Times New Roman" w:cs="Times New Roman" w:eastAsia="Times New Roman" w:hAnsi="Times New Roman"/>
            <w:sz w:val="24"/>
            <w:szCs w:val="24"/>
            <w:rtl w:val="0"/>
            <w:rPrChange w:author="Rafael Jácome" w:id="4" w:date="2025-12-23T20:32:09Z">
              <w:rPr>
                <w:rFonts w:ascii="Times New Roman" w:cs="Times New Roman" w:eastAsia="Times New Roman" w:hAnsi="Times New Roman"/>
                <w:sz w:val="24"/>
                <w:szCs w:val="24"/>
              </w:rPr>
            </w:rPrChange>
          </w:rPr>
          <w:t xml:space="preserve">última</w:t>
        </w:r>
        <w:r w:rsidDel="00000000" w:rsidR="00000000" w:rsidRPr="00000000">
          <w:rPr>
            <w:rFonts w:ascii="Times New Roman" w:cs="Times New Roman" w:eastAsia="Times New Roman" w:hAnsi="Times New Roman"/>
            <w:sz w:val="24"/>
            <w:szCs w:val="24"/>
            <w:rtl w:val="0"/>
          </w:rPr>
          <w:t xml:space="preserve"> década</w:t>
        </w:r>
      </w:ins>
      <w:ins w:author="Marco Tulio Vieira" w:id="5" w:date="2025-12-24T13:53:37Z">
        <w:r w:rsidDel="00000000" w:rsidR="00000000" w:rsidRPr="00000000">
          <w:rPr>
            <w:rFonts w:ascii="Times New Roman" w:cs="Times New Roman" w:eastAsia="Times New Roman" w:hAnsi="Times New Roman"/>
            <w:sz w:val="24"/>
            <w:szCs w:val="24"/>
            <w:rtl w:val="0"/>
          </w:rPr>
          <w:t xml:space="preserve">,</w:t>
        </w:r>
      </w:ins>
      <w:ins w:author="Rafael Jácome" w:id="3" w:date="2025-12-23T20:32:09Z">
        <w:r w:rsidDel="00000000" w:rsidR="00000000" w:rsidRPr="00000000">
          <w:rPr>
            <w:rFonts w:ascii="Times New Roman" w:cs="Times New Roman" w:eastAsia="Times New Roman" w:hAnsi="Times New Roman"/>
            <w:sz w:val="24"/>
            <w:szCs w:val="24"/>
            <w:rtl w:val="0"/>
          </w:rPr>
          <w:t xml:space="preserve"> busca expandir sua hegemonia </w:t>
        </w:r>
      </w:ins>
      <w:del w:author="Rafael Jácome" w:id="3" w:date="2025-12-23T20:32:09Z">
        <w:r w:rsidDel="00000000" w:rsidR="00000000" w:rsidRPr="00000000">
          <w:rPr>
            <w:rFonts w:ascii="Times New Roman" w:cs="Times New Roman" w:eastAsia="Times New Roman" w:hAnsi="Times New Roman"/>
            <w:sz w:val="24"/>
            <w:szCs w:val="24"/>
            <w:rtl w:val="0"/>
          </w:rPr>
          <w:delText xml:space="preserve">ganha espaço </w:delText>
        </w:r>
      </w:del>
      <w:r w:rsidDel="00000000" w:rsidR="00000000" w:rsidRPr="00000000">
        <w:rPr>
          <w:rFonts w:ascii="Times New Roman" w:cs="Times New Roman" w:eastAsia="Times New Roman" w:hAnsi="Times New Roman"/>
          <w:sz w:val="24"/>
          <w:szCs w:val="24"/>
          <w:rtl w:val="0"/>
        </w:rPr>
        <w:t xml:space="preserve">na correlação de forças mundial</w:t>
      </w:r>
      <w:ins w:author="Rafael Jácome" w:id="6" w:date="2025-12-23T20:33:12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arregimentando as frustrações da classe trabalhadora</w:t>
      </w:r>
      <w:ins w:author="Rafael Jácome" w:id="7" w:date="2025-12-23T20:33:23Z">
        <w:r w:rsidDel="00000000" w:rsidR="00000000" w:rsidRPr="00000000">
          <w:rPr>
            <w:rFonts w:ascii="Times New Roman" w:cs="Times New Roman" w:eastAsia="Times New Roman" w:hAnsi="Times New Roman"/>
            <w:sz w:val="24"/>
            <w:szCs w:val="24"/>
            <w:rtl w:val="0"/>
          </w:rPr>
          <w:t xml:space="preserve"> e, mais do que isso, buscando se colocar como gestora das sucessivas crises não solucionadas</w:t>
        </w:r>
      </w:ins>
      <w:del w:author="Rafael Jácome" w:id="7" w:date="2025-12-23T20:33:23Z">
        <w:r w:rsidDel="00000000" w:rsidR="00000000" w:rsidRPr="00000000">
          <w:rPr>
            <w:rFonts w:ascii="Times New Roman" w:cs="Times New Roman" w:eastAsia="Times New Roman" w:hAnsi="Times New Roman"/>
            <w:sz w:val="24"/>
            <w:szCs w:val="24"/>
            <w:rtl w:val="0"/>
          </w:rPr>
          <w:delText xml:space="preserve"> diante das</w:delText>
        </w:r>
      </w:del>
      <w:ins w:author="Rafael Jácome" w:id="7" w:date="2025-12-23T20:33:23Z">
        <w:r w:rsidDel="00000000" w:rsidR="00000000" w:rsidRPr="00000000">
          <w:rPr>
            <w:rFonts w:ascii="Times New Roman" w:cs="Times New Roman" w:eastAsia="Times New Roman" w:hAnsi="Times New Roman"/>
            <w:sz w:val="24"/>
            <w:szCs w:val="24"/>
            <w:rtl w:val="0"/>
          </w:rPr>
          <w:t xml:space="preserve"> pelas</w:t>
        </w:r>
      </w:ins>
      <w:r w:rsidDel="00000000" w:rsidR="00000000" w:rsidRPr="00000000">
        <w:rPr>
          <w:rFonts w:ascii="Times New Roman" w:cs="Times New Roman" w:eastAsia="Times New Roman" w:hAnsi="Times New Roman"/>
          <w:sz w:val="24"/>
          <w:szCs w:val="24"/>
          <w:rtl w:val="0"/>
        </w:rPr>
        <w:t xml:space="preserve"> políticas </w:t>
      </w:r>
      <w:ins w:author="Rafael Jácome" w:id="8" w:date="2025-12-23T20:34:24Z">
        <w:r w:rsidDel="00000000" w:rsidR="00000000" w:rsidRPr="00000000">
          <w:rPr>
            <w:rFonts w:ascii="Times New Roman" w:cs="Times New Roman" w:eastAsia="Times New Roman" w:hAnsi="Times New Roman"/>
            <w:sz w:val="24"/>
            <w:szCs w:val="24"/>
            <w:rtl w:val="0"/>
          </w:rPr>
          <w:t xml:space="preserve">esgotadas</w:t>
        </w:r>
      </w:ins>
      <w:del w:author="Rafael Jácome" w:id="8" w:date="2025-12-23T20:34:24Z">
        <w:r w:rsidDel="00000000" w:rsidR="00000000" w:rsidRPr="00000000">
          <w:rPr>
            <w:rFonts w:ascii="Times New Roman" w:cs="Times New Roman" w:eastAsia="Times New Roman" w:hAnsi="Times New Roman"/>
            <w:sz w:val="24"/>
            <w:szCs w:val="24"/>
            <w:rtl w:val="0"/>
          </w:rPr>
          <w:delText xml:space="preserve">fracassadas </w:delText>
        </w:r>
      </w:del>
      <w:r w:rsidDel="00000000" w:rsidR="00000000" w:rsidRPr="00000000">
        <w:rPr>
          <w:rFonts w:ascii="Times New Roman" w:cs="Times New Roman" w:eastAsia="Times New Roman" w:hAnsi="Times New Roman"/>
          <w:sz w:val="24"/>
          <w:szCs w:val="24"/>
          <w:rtl w:val="0"/>
        </w:rPr>
        <w:t xml:space="preserve">d</w:t>
      </w:r>
      <w:ins w:author="Rafael Jácome" w:id="9" w:date="2025-12-23T20:34:36Z">
        <w:r w:rsidDel="00000000" w:rsidR="00000000" w:rsidRPr="00000000">
          <w:rPr>
            <w:rFonts w:ascii="Times New Roman" w:cs="Times New Roman" w:eastAsia="Times New Roman" w:hAnsi="Times New Roman"/>
            <w:sz w:val="24"/>
            <w:szCs w:val="24"/>
            <w:rtl w:val="0"/>
          </w:rPr>
          <w:t xml:space="preserve">a onda progressista que antecedeu o quadro ao qual estamos inseridos</w:t>
        </w:r>
      </w:ins>
      <w:del w:author="Rafael Jácome" w:id="9" w:date="2025-12-23T20:34:36Z">
        <w:r w:rsidDel="00000000" w:rsidR="00000000" w:rsidRPr="00000000">
          <w:rPr>
            <w:rFonts w:ascii="Times New Roman" w:cs="Times New Roman" w:eastAsia="Times New Roman" w:hAnsi="Times New Roman"/>
            <w:sz w:val="24"/>
            <w:szCs w:val="24"/>
            <w:rtl w:val="0"/>
          </w:rPr>
          <w:delText xml:space="preserve">o reformismo</w:delText>
        </w:r>
      </w:del>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Israel, o genocídio Palestino e a criminalização do combate ao anti-sionismo e o anti-facismo.</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both"/>
        <w:rPr>
          <w:ins w:author="Rafael Jácome" w:id="49" w:date="2025-12-23T20:52:21Z"/>
          <w:rFonts w:ascii="Times New Roman" w:cs="Times New Roman" w:eastAsia="Times New Roman" w:hAnsi="Times New Roman"/>
          <w:sz w:val="24"/>
          <w:szCs w:val="24"/>
        </w:rPr>
      </w:pPr>
      <w:ins w:author="Marco Tulio Vieira" w:id="10" w:date="2025-12-24T13:54:13Z">
        <w:r w:rsidDel="00000000" w:rsidR="00000000" w:rsidRPr="00000000">
          <w:rPr>
            <w:rFonts w:ascii="Times New Roman" w:cs="Times New Roman" w:eastAsia="Times New Roman" w:hAnsi="Times New Roman"/>
            <w:sz w:val="24"/>
            <w:szCs w:val="24"/>
            <w:rtl w:val="0"/>
          </w:rPr>
          <w:t xml:space="preserve">O ano de </w:t>
        </w:r>
      </w:ins>
      <w:r w:rsidDel="00000000" w:rsidR="00000000" w:rsidRPr="00000000">
        <w:rPr>
          <w:rFonts w:ascii="Times New Roman" w:cs="Times New Roman" w:eastAsia="Times New Roman" w:hAnsi="Times New Roman"/>
          <w:sz w:val="24"/>
          <w:szCs w:val="24"/>
          <w:rtl w:val="0"/>
        </w:rPr>
        <w:t xml:space="preserve">2025 foi</w:t>
      </w:r>
      <w:del w:author="Marco Tulio Vieira" w:id="11" w:date="2025-12-24T13:54:26Z">
        <w:r w:rsidDel="00000000" w:rsidR="00000000" w:rsidRPr="00000000">
          <w:rPr>
            <w:rFonts w:ascii="Times New Roman" w:cs="Times New Roman" w:eastAsia="Times New Roman" w:hAnsi="Times New Roman"/>
            <w:sz w:val="24"/>
            <w:szCs w:val="24"/>
            <w:rtl w:val="0"/>
          </w:rPr>
          <w:delText xml:space="preserve"> um ano</w:delText>
        </w:r>
      </w:del>
      <w:r w:rsidDel="00000000" w:rsidR="00000000" w:rsidRPr="00000000">
        <w:rPr>
          <w:rFonts w:ascii="Times New Roman" w:cs="Times New Roman" w:eastAsia="Times New Roman" w:hAnsi="Times New Roman"/>
          <w:sz w:val="24"/>
          <w:szCs w:val="24"/>
          <w:rtl w:val="0"/>
        </w:rPr>
        <w:t xml:space="preserve"> marcado pela vergonhosa censura</w:t>
      </w:r>
      <w:ins w:author="Rafael Jácome" w:id="12" w:date="2025-12-23T20:35:45Z">
        <w:r w:rsidDel="00000000" w:rsidR="00000000" w:rsidRPr="00000000">
          <w:rPr>
            <w:rFonts w:ascii="Times New Roman" w:cs="Times New Roman" w:eastAsia="Times New Roman" w:hAnsi="Times New Roman"/>
            <w:sz w:val="24"/>
            <w:szCs w:val="24"/>
            <w:rtl w:val="0"/>
          </w:rPr>
          <w:t xml:space="preserve"> politico-midiática mundialmente articulada pelos países centrais do capitalismo global e rapidamente assimilados pelas</w:t>
        </w:r>
      </w:ins>
      <w:del w:author="Rafael Jácome" w:id="12" w:date="2025-12-23T20:35:45Z">
        <w:r w:rsidDel="00000000" w:rsidR="00000000" w:rsidRPr="00000000">
          <w:rPr>
            <w:rFonts w:ascii="Times New Roman" w:cs="Times New Roman" w:eastAsia="Times New Roman" w:hAnsi="Times New Roman"/>
            <w:sz w:val="24"/>
            <w:szCs w:val="24"/>
            <w:rtl w:val="0"/>
          </w:rPr>
          <w:delText xml:space="preserve"> </w:delText>
        </w:r>
      </w:del>
      <w:ins w:author="Rafael Jácome" w:id="13" w:date="2025-12-23T20:38:41Z">
        <w:r w:rsidDel="00000000" w:rsidR="00000000" w:rsidRPr="00000000">
          <w:rPr>
            <w:rFonts w:ascii="Times New Roman" w:cs="Times New Roman" w:eastAsia="Times New Roman" w:hAnsi="Times New Roman"/>
            <w:sz w:val="24"/>
            <w:szCs w:val="24"/>
            <w:rtl w:val="0"/>
          </w:rPr>
          <w:t xml:space="preserve"> burguesias nacionais ao redor do mundo, mascarando </w:t>
        </w:r>
      </w:ins>
      <w:del w:author="Rafael Jácome" w:id="13" w:date="2025-12-23T20:38:41Z">
        <w:r w:rsidDel="00000000" w:rsidR="00000000" w:rsidRPr="00000000">
          <w:rPr>
            <w:rFonts w:ascii="Times New Roman" w:cs="Times New Roman" w:eastAsia="Times New Roman" w:hAnsi="Times New Roman"/>
            <w:sz w:val="24"/>
            <w:szCs w:val="24"/>
            <w:rtl w:val="0"/>
          </w:rPr>
          <w:delText xml:space="preserve">da hegemonia burguesa</w:delText>
        </w:r>
      </w:del>
      <w:r w:rsidDel="00000000" w:rsidR="00000000" w:rsidRPr="00000000">
        <w:rPr>
          <w:rFonts w:ascii="Times New Roman" w:cs="Times New Roman" w:eastAsia="Times New Roman" w:hAnsi="Times New Roman"/>
          <w:sz w:val="24"/>
          <w:szCs w:val="24"/>
          <w:rtl w:val="0"/>
        </w:rPr>
        <w:t xml:space="preserve"> </w:t>
      </w:r>
      <w:ins w:author="Rafael Jácome" w:id="14" w:date="2025-12-23T20:40:43Z">
        <w:r w:rsidDel="00000000" w:rsidR="00000000" w:rsidRPr="00000000">
          <w:rPr>
            <w:rFonts w:ascii="Times New Roman" w:cs="Times New Roman" w:eastAsia="Times New Roman" w:hAnsi="Times New Roman"/>
            <w:sz w:val="24"/>
            <w:szCs w:val="24"/>
            <w:rtl w:val="0"/>
          </w:rPr>
          <w:t xml:space="preserve">através dos</w:t>
        </w:r>
      </w:ins>
      <w:del w:author="Rafael Jácome" w:id="14" w:date="2025-12-23T20:40:43Z">
        <w:r w:rsidDel="00000000" w:rsidR="00000000" w:rsidRPr="00000000">
          <w:rPr>
            <w:rFonts w:ascii="Times New Roman" w:cs="Times New Roman" w:eastAsia="Times New Roman" w:hAnsi="Times New Roman"/>
            <w:sz w:val="24"/>
            <w:szCs w:val="24"/>
            <w:rtl w:val="0"/>
          </w:rPr>
          <w:delText xml:space="preserve">e seus</w:delText>
        </w:r>
      </w:del>
      <w:r w:rsidDel="00000000" w:rsidR="00000000" w:rsidRPr="00000000">
        <w:rPr>
          <w:rFonts w:ascii="Times New Roman" w:cs="Times New Roman" w:eastAsia="Times New Roman" w:hAnsi="Times New Roman"/>
          <w:sz w:val="24"/>
          <w:szCs w:val="24"/>
          <w:rtl w:val="0"/>
        </w:rPr>
        <w:t xml:space="preserve"> meios de comunicação </w:t>
      </w:r>
      <w:ins w:author="Rafael Jácome" w:id="15" w:date="2025-12-23T20:40:48Z">
        <w:r w:rsidDel="00000000" w:rsidR="00000000" w:rsidRPr="00000000">
          <w:rPr>
            <w:rFonts w:ascii="Times New Roman" w:cs="Times New Roman" w:eastAsia="Times New Roman" w:hAnsi="Times New Roman"/>
            <w:sz w:val="24"/>
            <w:szCs w:val="24"/>
            <w:rtl w:val="0"/>
          </w:rPr>
          <w:t xml:space="preserve">hegemonico</w:t>
        </w:r>
      </w:ins>
      <w:ins w:author="Marco Tulio Vieira" w:id="16" w:date="2025-12-24T13:54:54Z">
        <w:r w:rsidDel="00000000" w:rsidR="00000000" w:rsidRPr="00000000">
          <w:rPr>
            <w:rFonts w:ascii="Times New Roman" w:cs="Times New Roman" w:eastAsia="Times New Roman" w:hAnsi="Times New Roman"/>
            <w:sz w:val="24"/>
            <w:szCs w:val="24"/>
            <w:rtl w:val="0"/>
          </w:rPr>
          <w:t xml:space="preserve">s</w:t>
        </w:r>
      </w:ins>
      <w:ins w:author="Rafael Jácome" w:id="15" w:date="2025-12-23T20:40:48Z">
        <w:r w:rsidDel="00000000" w:rsidR="00000000" w:rsidRPr="00000000">
          <w:rPr>
            <w:rFonts w:ascii="Times New Roman" w:cs="Times New Roman" w:eastAsia="Times New Roman" w:hAnsi="Times New Roman"/>
            <w:sz w:val="24"/>
            <w:szCs w:val="24"/>
            <w:rtl w:val="0"/>
          </w:rPr>
          <w:t xml:space="preserve"> o</w:t>
        </w:r>
      </w:ins>
      <w:del w:author="Rafael Jácome" w:id="15" w:date="2025-12-23T20:40:48Z">
        <w:r w:rsidDel="00000000" w:rsidR="00000000" w:rsidRPr="00000000">
          <w:rPr>
            <w:rFonts w:ascii="Times New Roman" w:cs="Times New Roman" w:eastAsia="Times New Roman" w:hAnsi="Times New Roman"/>
            <w:sz w:val="24"/>
            <w:szCs w:val="24"/>
            <w:rtl w:val="0"/>
          </w:rPr>
          <w:delText xml:space="preserve">ao </w:delText>
        </w:r>
      </w:del>
      <w:r w:rsidDel="00000000" w:rsidR="00000000" w:rsidRPr="00000000">
        <w:rPr>
          <w:rFonts w:ascii="Times New Roman" w:cs="Times New Roman" w:eastAsia="Times New Roman" w:hAnsi="Times New Roman"/>
          <w:sz w:val="24"/>
          <w:szCs w:val="24"/>
          <w:rtl w:val="0"/>
        </w:rPr>
        <w:t xml:space="preserve">genocídio palestino</w:t>
      </w:r>
      <w:ins w:author="Rafael Jácome" w:id="17" w:date="2025-12-23T20:40:58Z">
        <w:r w:rsidDel="00000000" w:rsidR="00000000" w:rsidRPr="00000000">
          <w:rPr>
            <w:rFonts w:ascii="Times New Roman" w:cs="Times New Roman" w:eastAsia="Times New Roman" w:hAnsi="Times New Roman"/>
            <w:sz w:val="24"/>
            <w:szCs w:val="24"/>
            <w:rtl w:val="0"/>
          </w:rPr>
          <w:t xml:space="preserve"> como um conflito entre iguais, como a guerra entre a civilidade (Israel) e o monstro do “terrorismo” (palestinos)</w:t>
        </w:r>
      </w:ins>
      <w:r w:rsidDel="00000000" w:rsidR="00000000" w:rsidRPr="00000000">
        <w:rPr>
          <w:rFonts w:ascii="Times New Roman" w:cs="Times New Roman" w:eastAsia="Times New Roman" w:hAnsi="Times New Roman"/>
          <w:sz w:val="24"/>
          <w:szCs w:val="24"/>
          <w:rtl w:val="0"/>
        </w:rPr>
        <w:t xml:space="preserve">. </w:t>
      </w:r>
      <w:ins w:author="Rafael Jácome" w:id="18" w:date="2025-12-23T20:41:58Z">
        <w:r w:rsidDel="00000000" w:rsidR="00000000" w:rsidRPr="00000000">
          <w:rPr>
            <w:rFonts w:ascii="Times New Roman" w:cs="Times New Roman" w:eastAsia="Times New Roman" w:hAnsi="Times New Roman"/>
            <w:sz w:val="24"/>
            <w:szCs w:val="24"/>
            <w:rtl w:val="0"/>
          </w:rPr>
          <w:t xml:space="preserve">O maniqueísmo típico dos mascaramentos ideológicos abstratos de um capitalismo em deterioração buscou na</w:t>
        </w:r>
      </w:ins>
      <w:del w:author="Rafael Jácome" w:id="18" w:date="2025-12-23T20:41:58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 desculpa de ver o Hamás em todos os lugares</w:t>
      </w:r>
      <w:ins w:author="Rafael Jácome" w:id="19" w:date="2025-12-23T20:42:42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Rafael Jácome" w:id="20" w:date="2025-12-23T20:42:45Z">
        <w:r w:rsidDel="00000000" w:rsidR="00000000" w:rsidRPr="00000000">
          <w:rPr>
            <w:rFonts w:ascii="Times New Roman" w:cs="Times New Roman" w:eastAsia="Times New Roman" w:hAnsi="Times New Roman"/>
            <w:sz w:val="24"/>
            <w:szCs w:val="24"/>
            <w:rtl w:val="0"/>
          </w:rPr>
          <w:t xml:space="preserve">o</w:t>
        </w:r>
      </w:ins>
      <w:del w:author="Rafael Jácome" w:id="20" w:date="2025-12-23T20:42:45Z">
        <w:r w:rsidDel="00000000" w:rsidR="00000000" w:rsidRPr="00000000">
          <w:rPr>
            <w:rFonts w:ascii="Times New Roman" w:cs="Times New Roman" w:eastAsia="Times New Roman" w:hAnsi="Times New Roman"/>
            <w:sz w:val="24"/>
            <w:szCs w:val="24"/>
            <w:rtl w:val="0"/>
          </w:rPr>
          <w:delText xml:space="preserve">serviu </w:delText>
        </w:r>
      </w:del>
      <w:r w:rsidDel="00000000" w:rsidR="00000000" w:rsidRPr="00000000">
        <w:rPr>
          <w:rFonts w:ascii="Times New Roman" w:cs="Times New Roman" w:eastAsia="Times New Roman" w:hAnsi="Times New Roman"/>
          <w:sz w:val="24"/>
          <w:szCs w:val="24"/>
          <w:rtl w:val="0"/>
        </w:rPr>
        <w:t xml:space="preserve">como pretexto para que o governo </w:t>
      </w:r>
      <w:ins w:author="Rafael Jácome" w:id="21" w:date="2025-12-23T20:42:55Z">
        <w:r w:rsidDel="00000000" w:rsidR="00000000" w:rsidRPr="00000000">
          <w:rPr>
            <w:rFonts w:ascii="Times New Roman" w:cs="Times New Roman" w:eastAsia="Times New Roman" w:hAnsi="Times New Roman"/>
            <w:sz w:val="24"/>
            <w:szCs w:val="24"/>
            <w:rtl w:val="0"/>
          </w:rPr>
          <w:t xml:space="preserve">genocida </w:t>
        </w:r>
      </w:ins>
      <w:del w:author="Rafael Jácome" w:id="21" w:date="2025-12-23T20:42:55Z">
        <w:r w:rsidDel="00000000" w:rsidR="00000000" w:rsidRPr="00000000">
          <w:rPr>
            <w:rFonts w:ascii="Times New Roman" w:cs="Times New Roman" w:eastAsia="Times New Roman" w:hAnsi="Times New Roman"/>
            <w:sz w:val="24"/>
            <w:szCs w:val="24"/>
            <w:rtl w:val="0"/>
          </w:rPr>
          <w:delText xml:space="preserve">facista </w:delText>
        </w:r>
      </w:del>
      <w:r w:rsidDel="00000000" w:rsidR="00000000" w:rsidRPr="00000000">
        <w:rPr>
          <w:rFonts w:ascii="Times New Roman" w:cs="Times New Roman" w:eastAsia="Times New Roman" w:hAnsi="Times New Roman"/>
          <w:sz w:val="24"/>
          <w:szCs w:val="24"/>
          <w:rtl w:val="0"/>
        </w:rPr>
        <w:t xml:space="preserve">de Israel destruísse mais de 90% dos edifícios de Gaza e</w:t>
      </w:r>
      <w:ins w:author="Rafael Jácome" w:id="22" w:date="2025-12-23T20:43:08Z">
        <w:r w:rsidDel="00000000" w:rsidR="00000000" w:rsidRPr="00000000">
          <w:rPr>
            <w:rFonts w:ascii="Times New Roman" w:cs="Times New Roman" w:eastAsia="Times New Roman" w:hAnsi="Times New Roman"/>
            <w:sz w:val="24"/>
            <w:szCs w:val="24"/>
            <w:rtl w:val="0"/>
          </w:rPr>
          <w:t xml:space="preserve"> assassinasse</w:t>
        </w:r>
      </w:ins>
      <w:r w:rsidDel="00000000" w:rsidR="00000000" w:rsidRPr="00000000">
        <w:rPr>
          <w:rFonts w:ascii="Times New Roman" w:cs="Times New Roman" w:eastAsia="Times New Roman" w:hAnsi="Times New Roman"/>
          <w:sz w:val="24"/>
          <w:szCs w:val="24"/>
          <w:rtl w:val="0"/>
        </w:rPr>
        <w:t xml:space="preserve"> mais de 60 mil palestinos segundo a Organização Mundial da saúde (OMS)</w:t>
      </w:r>
      <w:ins w:author="Rafael Jácome" w:id="23" w:date="2025-12-23T20:43:53Z">
        <w:r w:rsidDel="00000000" w:rsidR="00000000" w:rsidRPr="00000000">
          <w:rPr>
            <w:rFonts w:ascii="Times New Roman" w:cs="Times New Roman" w:eastAsia="Times New Roman" w:hAnsi="Times New Roman"/>
            <w:sz w:val="24"/>
            <w:szCs w:val="24"/>
            <w:rtl w:val="0"/>
          </w:rPr>
          <w:t xml:space="preserve">.</w:t>
        </w:r>
      </w:ins>
      <w:del w:author="Rafael Jácome" w:id="23" w:date="2025-12-23T20:43:53Z">
        <w:r w:rsidDel="00000000" w:rsidR="00000000" w:rsidRPr="00000000">
          <w:rPr>
            <w:rFonts w:ascii="Times New Roman" w:cs="Times New Roman" w:eastAsia="Times New Roman" w:hAnsi="Times New Roman"/>
            <w:sz w:val="24"/>
            <w:szCs w:val="24"/>
            <w:rtl w:val="0"/>
          </w:rPr>
          <w:delText xml:space="preserve">,</w:delText>
        </w:r>
      </w:del>
      <w:ins w:author="Rafael Jácome" w:id="23" w:date="2025-12-23T20:43:53Z">
        <w:r w:rsidDel="00000000" w:rsidR="00000000" w:rsidRPr="00000000">
          <w:rPr>
            <w:rFonts w:ascii="Times New Roman" w:cs="Times New Roman" w:eastAsia="Times New Roman" w:hAnsi="Times New Roman"/>
            <w:sz w:val="24"/>
            <w:szCs w:val="24"/>
            <w:rtl w:val="0"/>
          </w:rPr>
          <w:t xml:space="preserve"> A</w:t>
        </w:r>
      </w:ins>
      <w:r w:rsidDel="00000000" w:rsidR="00000000" w:rsidRPr="00000000">
        <w:rPr>
          <w:rFonts w:ascii="Times New Roman" w:cs="Times New Roman" w:eastAsia="Times New Roman" w:hAnsi="Times New Roman"/>
          <w:sz w:val="24"/>
          <w:szCs w:val="24"/>
          <w:rtl w:val="0"/>
        </w:rPr>
        <w:t xml:space="preserve"> instrumentalizando </w:t>
      </w:r>
      <w:ins w:author="Rafael Jácome" w:id="24" w:date="2025-12-23T20:44:00Z">
        <w:r w:rsidDel="00000000" w:rsidR="00000000" w:rsidRPr="00000000">
          <w:rPr>
            <w:rFonts w:ascii="Times New Roman" w:cs="Times New Roman" w:eastAsia="Times New Roman" w:hAnsi="Times New Roman"/>
            <w:sz w:val="24"/>
            <w:szCs w:val="24"/>
            <w:rtl w:val="0"/>
          </w:rPr>
          <w:t xml:space="preserve">d</w:t>
        </w:r>
      </w:ins>
      <w:r w:rsidDel="00000000" w:rsidR="00000000" w:rsidRPr="00000000">
        <w:rPr>
          <w:rFonts w:ascii="Times New Roman" w:cs="Times New Roman" w:eastAsia="Times New Roman" w:hAnsi="Times New Roman"/>
          <w:sz w:val="24"/>
          <w:szCs w:val="24"/>
          <w:rtl w:val="0"/>
        </w:rPr>
        <w:t xml:space="preserve">a pauta do anti-semitismo </w:t>
      </w:r>
      <w:ins w:author="Rafael Jácome" w:id="25" w:date="2025-12-23T20:46:57Z">
        <w:r w:rsidDel="00000000" w:rsidR="00000000" w:rsidRPr="00000000">
          <w:rPr>
            <w:rFonts w:ascii="Times New Roman" w:cs="Times New Roman" w:eastAsia="Times New Roman" w:hAnsi="Times New Roman"/>
            <w:sz w:val="24"/>
            <w:szCs w:val="24"/>
            <w:rtl w:val="0"/>
          </w:rPr>
          <w:t xml:space="preserve">como forma de </w:t>
        </w:r>
      </w:ins>
      <w:del w:author="Rafael Jácome" w:id="25" w:date="2025-12-23T20:46:57Z">
        <w:r w:rsidDel="00000000" w:rsidR="00000000" w:rsidRPr="00000000">
          <w:rPr>
            <w:rFonts w:ascii="Times New Roman" w:cs="Times New Roman" w:eastAsia="Times New Roman" w:hAnsi="Times New Roman"/>
            <w:sz w:val="24"/>
            <w:szCs w:val="24"/>
            <w:rtl w:val="0"/>
          </w:rPr>
          <w:delText xml:space="preserve">para </w:delText>
        </w:r>
      </w:del>
      <w:r w:rsidDel="00000000" w:rsidR="00000000" w:rsidRPr="00000000">
        <w:rPr>
          <w:rFonts w:ascii="Times New Roman" w:cs="Times New Roman" w:eastAsia="Times New Roman" w:hAnsi="Times New Roman"/>
          <w:sz w:val="24"/>
          <w:szCs w:val="24"/>
          <w:rtl w:val="0"/>
        </w:rPr>
        <w:t xml:space="preserve">normalizar o sionismo</w:t>
      </w:r>
      <w:ins w:author="Rafael Jácome" w:id="26" w:date="2025-12-23T20:44:11Z">
        <w:r w:rsidDel="00000000" w:rsidR="00000000" w:rsidRPr="00000000">
          <w:rPr>
            <w:rFonts w:ascii="Times New Roman" w:cs="Times New Roman" w:eastAsia="Times New Roman" w:hAnsi="Times New Roman"/>
            <w:sz w:val="24"/>
            <w:szCs w:val="24"/>
            <w:rtl w:val="0"/>
          </w:rPr>
          <w:t xml:space="preserve"> replicou, aos moldes da “</w:t>
        </w:r>
      </w:ins>
      <w:ins w:author="Marco Tulio Vieira" w:id="27" w:date="2025-12-24T13:56:29Z">
        <w:r w:rsidDel="00000000" w:rsidR="00000000" w:rsidRPr="00000000">
          <w:rPr>
            <w:rFonts w:ascii="Times New Roman" w:cs="Times New Roman" w:eastAsia="Times New Roman" w:hAnsi="Times New Roman"/>
            <w:sz w:val="24"/>
            <w:szCs w:val="24"/>
            <w:rtl w:val="0"/>
          </w:rPr>
          <w:t xml:space="preserve">primeiro como </w:t>
        </w:r>
      </w:ins>
      <w:ins w:author="Rafael Jácome" w:id="26" w:date="2025-12-23T20:44:11Z">
        <w:r w:rsidDel="00000000" w:rsidR="00000000" w:rsidRPr="00000000">
          <w:rPr>
            <w:rFonts w:ascii="Times New Roman" w:cs="Times New Roman" w:eastAsia="Times New Roman" w:hAnsi="Times New Roman"/>
            <w:sz w:val="24"/>
            <w:szCs w:val="24"/>
            <w:rtl w:val="0"/>
          </w:rPr>
          <w:t xml:space="preserve">tragédia </w:t>
        </w:r>
      </w:ins>
      <w:ins w:author="Marco Tulio Vieira" w:id="28" w:date="2025-12-24T13:56:41Z">
        <w:r w:rsidDel="00000000" w:rsidR="00000000" w:rsidRPr="00000000">
          <w:rPr>
            <w:rFonts w:ascii="Times New Roman" w:cs="Times New Roman" w:eastAsia="Times New Roman" w:hAnsi="Times New Roman"/>
            <w:sz w:val="24"/>
            <w:szCs w:val="24"/>
            <w:rtl w:val="0"/>
          </w:rPr>
          <w:t xml:space="preserve">e depois como</w:t>
        </w:r>
      </w:ins>
      <w:ins w:author="Rafael Jácome" w:id="26" w:date="2025-12-23T20:44:11Z">
        <w:del w:author="Marco Tulio Vieira" w:id="28" w:date="2025-12-24T13:56:41Z">
          <w:r w:rsidDel="00000000" w:rsidR="00000000" w:rsidRPr="00000000">
            <w:rPr>
              <w:rFonts w:ascii="Times New Roman" w:cs="Times New Roman" w:eastAsia="Times New Roman" w:hAnsi="Times New Roman"/>
              <w:sz w:val="24"/>
              <w:szCs w:val="24"/>
              <w:rtl w:val="0"/>
            </w:rPr>
            <w:delText xml:space="preserve">X </w:delText>
          </w:r>
        </w:del>
        <w:r w:rsidDel="00000000" w:rsidR="00000000" w:rsidRPr="00000000">
          <w:rPr>
            <w:rFonts w:ascii="Times New Roman" w:cs="Times New Roman" w:eastAsia="Times New Roman" w:hAnsi="Times New Roman"/>
            <w:sz w:val="24"/>
            <w:szCs w:val="24"/>
            <w:rtl w:val="0"/>
          </w:rPr>
          <w:t xml:space="preserve">farsa” descrit</w:t>
        </w:r>
      </w:ins>
      <w:ins w:author="Marco Tulio Vieira" w:id="29" w:date="2025-12-24T13:57:06Z">
        <w:r w:rsidDel="00000000" w:rsidR="00000000" w:rsidRPr="00000000">
          <w:rPr>
            <w:rFonts w:ascii="Times New Roman" w:cs="Times New Roman" w:eastAsia="Times New Roman" w:hAnsi="Times New Roman"/>
            <w:sz w:val="24"/>
            <w:szCs w:val="24"/>
            <w:rtl w:val="0"/>
          </w:rPr>
          <w:t xml:space="preserve">o</w:t>
        </w:r>
      </w:ins>
      <w:ins w:author="Rafael Jácome" w:id="26" w:date="2025-12-23T20:44:11Z">
        <w:del w:author="Marco Tulio Vieira" w:id="29" w:date="2025-12-24T13:57:06Z">
          <w:r w:rsidDel="00000000" w:rsidR="00000000" w:rsidRPr="00000000">
            <w:rPr>
              <w:rFonts w:ascii="Times New Roman" w:cs="Times New Roman" w:eastAsia="Times New Roman" w:hAnsi="Times New Roman"/>
              <w:sz w:val="24"/>
              <w:szCs w:val="24"/>
              <w:rtl w:val="0"/>
            </w:rPr>
            <w:delText xml:space="preserve">as</w:delText>
          </w:r>
        </w:del>
        <w:r w:rsidDel="00000000" w:rsidR="00000000" w:rsidRPr="00000000">
          <w:rPr>
            <w:rFonts w:ascii="Times New Roman" w:cs="Times New Roman" w:eastAsia="Times New Roman" w:hAnsi="Times New Roman"/>
            <w:sz w:val="24"/>
            <w:szCs w:val="24"/>
            <w:rtl w:val="0"/>
          </w:rPr>
          <w:t xml:space="preserve"> por Marx, um dos mascaramentos mais </w:t>
        </w:r>
        <w:r w:rsidDel="00000000" w:rsidR="00000000" w:rsidRPr="00000000">
          <w:rPr>
            <w:rFonts w:ascii="Times New Roman" w:cs="Times New Roman" w:eastAsia="Times New Roman" w:hAnsi="Times New Roman"/>
            <w:sz w:val="24"/>
            <w:szCs w:val="24"/>
            <w:rtl w:val="0"/>
            <w:rPrChange w:author="Rafael Jácome" w:id="30" w:date="2025-12-23T20:44:11Z">
              <w:rPr>
                <w:rFonts w:ascii="Times New Roman" w:cs="Times New Roman" w:eastAsia="Times New Roman" w:hAnsi="Times New Roman"/>
                <w:sz w:val="24"/>
                <w:szCs w:val="24"/>
              </w:rPr>
            </w:rPrChange>
          </w:rPr>
          <w:t xml:space="preserve">cruéis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Change w:author="Rafael Jácome" w:id="30" w:date="2025-12-23T20:44:11Z">
              <w:rPr>
                <w:rFonts w:ascii="Times New Roman" w:cs="Times New Roman" w:eastAsia="Times New Roman" w:hAnsi="Times New Roman"/>
                <w:sz w:val="24"/>
                <w:szCs w:val="24"/>
              </w:rPr>
            </w:rPrChange>
          </w:rPr>
          <w:t xml:space="preserve">bárbaros</w:t>
        </w:r>
        <w:r w:rsidDel="00000000" w:rsidR="00000000" w:rsidRPr="00000000">
          <w:rPr>
            <w:rFonts w:ascii="Times New Roman" w:cs="Times New Roman" w:eastAsia="Times New Roman" w:hAnsi="Times New Roman"/>
            <w:sz w:val="24"/>
            <w:szCs w:val="24"/>
            <w:rtl w:val="0"/>
          </w:rPr>
          <w:t xml:space="preserve"> vistos na história recente das “civilizadas” democracias liberais.</w:t>
        </w:r>
      </w:ins>
      <w:del w:author="Rafael Jácome" w:id="26" w:date="2025-12-23T20:44:11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Benjamin Netanyahu, que não pode mais se reeleger para o cargo de primeiro-ministro, fez o “trabalho sujo” para a extrema-direita israelense em conluio com os governos dos EUA </w:t>
      </w:r>
      <w:ins w:author="Rafael Jácome" w:id="31" w:date="2025-12-23T20:48:1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tanto Biden quanto Trump</w:t>
      </w:r>
      <w:ins w:author="Rafael Jácome" w:id="32" w:date="2025-12-23T20:48:13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O apartheid praticado por Israel soterrou os anseios idealistas, ainda que bem intencionados, que sonhavam com uma solução de dois Estados, evidenciando que enquanto o Estado sionista de Israel existir não haverá paz para o povo palestino, e para a classe trabalhadora do chamado Oriente </w:t>
      </w:r>
      <w:ins w:author="Marco Tulio Vieira" w:id="33" w:date="2025-12-24T13:57:33Z">
        <w:r w:rsidDel="00000000" w:rsidR="00000000" w:rsidRPr="00000000">
          <w:rPr>
            <w:rFonts w:ascii="Times New Roman" w:cs="Times New Roman" w:eastAsia="Times New Roman" w:hAnsi="Times New Roman"/>
            <w:sz w:val="24"/>
            <w:szCs w:val="24"/>
            <w:rtl w:val="0"/>
          </w:rPr>
          <w:t xml:space="preserve">M</w:t>
        </w:r>
      </w:ins>
      <w:del w:author="Marco Tulio Vieira" w:id="33" w:date="2025-12-24T13:57:33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édio</w:t>
      </w:r>
      <w:ins w:author="Rafael Jácome" w:id="34" w:date="2025-12-23T20:48:41Z">
        <w:r w:rsidDel="00000000" w:rsidR="00000000" w:rsidRPr="00000000">
          <w:rPr>
            <w:rFonts w:ascii="Times New Roman" w:cs="Times New Roman" w:eastAsia="Times New Roman" w:hAnsi="Times New Roman"/>
            <w:sz w:val="24"/>
            <w:szCs w:val="24"/>
            <w:rtl w:val="0"/>
          </w:rPr>
          <w:t xml:space="preserve"> e</w:t>
        </w:r>
      </w:ins>
      <w:r w:rsidDel="00000000" w:rsidR="00000000" w:rsidRPr="00000000">
        <w:rPr>
          <w:rFonts w:ascii="Times New Roman" w:cs="Times New Roman" w:eastAsia="Times New Roman" w:hAnsi="Times New Roman"/>
          <w:sz w:val="24"/>
          <w:szCs w:val="24"/>
          <w:rtl w:val="0"/>
        </w:rPr>
        <w:t xml:space="preserve">,</w:t>
      </w:r>
      <w:ins w:author="Rafael Jácome" w:id="35" w:date="2025-12-23T20:48:43Z">
        <w:r w:rsidDel="00000000" w:rsidR="00000000" w:rsidRPr="00000000">
          <w:rPr>
            <w:rFonts w:ascii="Times New Roman" w:cs="Times New Roman" w:eastAsia="Times New Roman" w:hAnsi="Times New Roman"/>
            <w:sz w:val="24"/>
            <w:szCs w:val="24"/>
            <w:rtl w:val="0"/>
          </w:rPr>
          <w:t xml:space="preserve"> tampouco para a classe trabalhadora mundial,</w:t>
        </w:r>
      </w:ins>
      <w:r w:rsidDel="00000000" w:rsidR="00000000" w:rsidRPr="00000000">
        <w:rPr>
          <w:rFonts w:ascii="Times New Roman" w:cs="Times New Roman" w:eastAsia="Times New Roman" w:hAnsi="Times New Roman"/>
          <w:sz w:val="24"/>
          <w:szCs w:val="24"/>
          <w:rtl w:val="0"/>
        </w:rPr>
        <w:t xml:space="preserve"> </w:t>
      </w:r>
      <w:ins w:author="Rafael Jácome" w:id="36" w:date="2025-12-23T20:48:58Z">
        <w:r w:rsidDel="00000000" w:rsidR="00000000" w:rsidRPr="00000000">
          <w:rPr>
            <w:rFonts w:ascii="Times New Roman" w:cs="Times New Roman" w:eastAsia="Times New Roman" w:hAnsi="Times New Roman"/>
            <w:sz w:val="24"/>
            <w:szCs w:val="24"/>
            <w:rtl w:val="0"/>
          </w:rPr>
          <w:t xml:space="preserve">visto que a forma militarista de auto</w:t>
        </w:r>
      </w:ins>
      <w:ins w:author="Marco Tulio Vieira" w:id="37" w:date="2025-12-24T13:57:46Z">
        <w:r w:rsidDel="00000000" w:rsidR="00000000" w:rsidRPr="00000000">
          <w:rPr>
            <w:rFonts w:ascii="Times New Roman" w:cs="Times New Roman" w:eastAsia="Times New Roman" w:hAnsi="Times New Roman"/>
            <w:sz w:val="24"/>
            <w:szCs w:val="24"/>
            <w:rtl w:val="0"/>
          </w:rPr>
          <w:t xml:space="preserve">-</w:t>
        </w:r>
      </w:ins>
      <w:ins w:author="Rafael Jácome" w:id="36" w:date="2025-12-23T20:48:58Z">
        <w:del w:author="Marco Tulio Vieira" w:id="37" w:date="2025-12-24T13:57:46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imposição do governo sionista nos levou a possibilidade de escalada de conflitos entre os blocos hegem</w:t>
        </w:r>
      </w:ins>
      <w:ins w:author="Marco Tulio Vieira" w:id="38" w:date="2025-12-24T13:58:05Z">
        <w:r w:rsidDel="00000000" w:rsidR="00000000" w:rsidRPr="00000000">
          <w:rPr>
            <w:rFonts w:ascii="Times New Roman" w:cs="Times New Roman" w:eastAsia="Times New Roman" w:hAnsi="Times New Roman"/>
            <w:sz w:val="24"/>
            <w:szCs w:val="24"/>
            <w:rtl w:val="0"/>
          </w:rPr>
          <w:t xml:space="preserve">ô</w:t>
        </w:r>
      </w:ins>
      <w:ins w:author="Rafael Jácome" w:id="36" w:date="2025-12-23T20:48:58Z">
        <w:del w:author="Marco Tulio Vieira" w:id="38" w:date="2025-12-24T13:58:05Z">
          <w:r w:rsidDel="00000000" w:rsidR="00000000" w:rsidRPr="00000000">
            <w:rPr>
              <w:rFonts w:ascii="Times New Roman" w:cs="Times New Roman" w:eastAsia="Times New Roman" w:hAnsi="Times New Roman"/>
              <w:sz w:val="24"/>
              <w:szCs w:val="24"/>
              <w:rtl w:val="0"/>
            </w:rPr>
            <w:delText xml:space="preserve">o</w:delText>
          </w:r>
        </w:del>
        <w:r w:rsidDel="00000000" w:rsidR="00000000" w:rsidRPr="00000000">
          <w:rPr>
            <w:rFonts w:ascii="Times New Roman" w:cs="Times New Roman" w:eastAsia="Times New Roman" w:hAnsi="Times New Roman"/>
            <w:sz w:val="24"/>
            <w:szCs w:val="24"/>
            <w:rtl w:val="0"/>
          </w:rPr>
          <w:t xml:space="preserve">nicos do capital</w:t>
        </w:r>
      </w:ins>
      <w:del w:author="Rafael Jácome" w:id="36" w:date="2025-12-23T20:48:58Z">
        <w:r w:rsidDel="00000000" w:rsidR="00000000" w:rsidRPr="00000000">
          <w:rPr>
            <w:rFonts w:ascii="Times New Roman" w:cs="Times New Roman" w:eastAsia="Times New Roman" w:hAnsi="Times New Roman"/>
            <w:sz w:val="24"/>
            <w:szCs w:val="24"/>
            <w:rtl w:val="0"/>
          </w:rPr>
          <w:delText xml:space="preserve">em geral</w:delText>
        </w:r>
      </w:del>
      <w:r w:rsidDel="00000000" w:rsidR="00000000" w:rsidRPr="00000000">
        <w:rPr>
          <w:rFonts w:ascii="Times New Roman" w:cs="Times New Roman" w:eastAsia="Times New Roman" w:hAnsi="Times New Roman"/>
          <w:sz w:val="24"/>
          <w:szCs w:val="24"/>
          <w:rtl w:val="0"/>
        </w:rPr>
        <w:t xml:space="preserve">. Para além do contexto regional</w:t>
      </w:r>
      <w:ins w:author="Rafael Jácome" w:id="39" w:date="2025-12-23T20:50:13Z">
        <w:r w:rsidDel="00000000" w:rsidR="00000000" w:rsidRPr="00000000">
          <w:rPr>
            <w:rFonts w:ascii="Times New Roman" w:cs="Times New Roman" w:eastAsia="Times New Roman" w:hAnsi="Times New Roman"/>
            <w:sz w:val="24"/>
            <w:szCs w:val="24"/>
            <w:rtl w:val="0"/>
          </w:rPr>
          <w:t xml:space="preserve"> e apesar das cenas de um assassinato mundialmente assistido escorrer pelos dedos da mão de ferro dos algorítimos</w:t>
        </w:r>
      </w:ins>
      <w:r w:rsidDel="00000000" w:rsidR="00000000" w:rsidRPr="00000000">
        <w:rPr>
          <w:rFonts w:ascii="Times New Roman" w:cs="Times New Roman" w:eastAsia="Times New Roman" w:hAnsi="Times New Roman"/>
          <w:sz w:val="24"/>
          <w:szCs w:val="24"/>
          <w:rtl w:val="0"/>
        </w:rPr>
        <w:t xml:space="preserve">,</w:t>
      </w:r>
      <w:ins w:author="Rafael Jácome" w:id="40" w:date="2025-12-23T20:51:07Z">
        <w:r w:rsidDel="00000000" w:rsidR="00000000" w:rsidRPr="00000000">
          <w:rPr>
            <w:rFonts w:ascii="Times New Roman" w:cs="Times New Roman" w:eastAsia="Times New Roman" w:hAnsi="Times New Roman"/>
            <w:sz w:val="24"/>
            <w:szCs w:val="24"/>
            <w:rtl w:val="0"/>
          </w:rPr>
          <w:t xml:space="preserve"> atravé</w:t>
        </w:r>
      </w:ins>
      <w:ins w:author="Marco Tulio Vieira" w:id="41" w:date="2025-12-24T13:58:22Z">
        <w:r w:rsidDel="00000000" w:rsidR="00000000" w:rsidRPr="00000000">
          <w:rPr>
            <w:rFonts w:ascii="Times New Roman" w:cs="Times New Roman" w:eastAsia="Times New Roman" w:hAnsi="Times New Roman"/>
            <w:sz w:val="24"/>
            <w:szCs w:val="24"/>
            <w:rtl w:val="0"/>
          </w:rPr>
          <w:t xml:space="preserve">s</w:t>
        </w:r>
      </w:ins>
      <w:ins w:author="Rafael Jácome" w:id="40" w:date="2025-12-23T20:51:07Z">
        <w:r w:rsidDel="00000000" w:rsidR="00000000" w:rsidRPr="00000000">
          <w:rPr>
            <w:rFonts w:ascii="Times New Roman" w:cs="Times New Roman" w:eastAsia="Times New Roman" w:hAnsi="Times New Roman"/>
            <w:sz w:val="24"/>
            <w:szCs w:val="24"/>
            <w:rtl w:val="0"/>
          </w:rPr>
          <w:t xml:space="preserve"> da comoção de parte de nossa classe que rapidamen</w:t>
        </w:r>
        <w:del w:author="Marco Tulio Vieira" w:id="42" w:date="2025-12-24T13:58:29Z">
          <w:r w:rsidDel="00000000" w:rsidR="00000000" w:rsidRPr="00000000">
            <w:rPr>
              <w:rFonts w:ascii="Times New Roman" w:cs="Times New Roman" w:eastAsia="Times New Roman" w:hAnsi="Times New Roman"/>
              <w:sz w:val="24"/>
              <w:szCs w:val="24"/>
              <w:rtl w:val="0"/>
            </w:rPr>
            <w:delText xml:space="preserve">b</w:delText>
          </w:r>
        </w:del>
        <w:r w:rsidDel="00000000" w:rsidR="00000000" w:rsidRPr="00000000">
          <w:rPr>
            <w:rFonts w:ascii="Times New Roman" w:cs="Times New Roman" w:eastAsia="Times New Roman" w:hAnsi="Times New Roman"/>
            <w:sz w:val="24"/>
            <w:szCs w:val="24"/>
            <w:rtl w:val="0"/>
          </w:rPr>
          <w:t xml:space="preserve">te tentou reagir através de canais indepedentes,</w:t>
        </w:r>
      </w:ins>
      <w:r w:rsidDel="00000000" w:rsidR="00000000" w:rsidRPr="00000000">
        <w:rPr>
          <w:rFonts w:ascii="Times New Roman" w:cs="Times New Roman" w:eastAsia="Times New Roman" w:hAnsi="Times New Roman"/>
          <w:sz w:val="24"/>
          <w:szCs w:val="24"/>
          <w:rtl w:val="0"/>
        </w:rPr>
        <w:t xml:space="preserve"> o consenso dos grandes oligopólios de mídia em censurar as expressões de apoio para a causa palestina</w:t>
      </w:r>
      <w:ins w:author="Marco Tulio Vieira" w:id="43" w:date="2025-12-24T13:59:25Z">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Change w:author="Marco Tulio Vieira" w:id="44" w:date="2025-12-24T13:59:25Z">
              <w:rPr>
                <w:rFonts w:ascii="Times New Roman" w:cs="Times New Roman" w:eastAsia="Times New Roman" w:hAnsi="Times New Roman"/>
                <w:sz w:val="24"/>
                <w:szCs w:val="24"/>
              </w:rPr>
            </w:rPrChange>
          </w:rPr>
          <w:t xml:space="preserve">não só nas mídias tradicionais mas principalmente nas redes sociais</w:t>
        </w:r>
      </w:ins>
      <w:r w:rsidDel="00000000" w:rsidR="00000000" w:rsidRPr="00000000">
        <w:rPr>
          <w:rFonts w:ascii="Times New Roman" w:cs="Times New Roman" w:eastAsia="Times New Roman" w:hAnsi="Times New Roman"/>
          <w:sz w:val="24"/>
          <w:szCs w:val="24"/>
          <w:rtl w:val="0"/>
        </w:rPr>
        <w:t xml:space="preserve">, além da já conhecida repressão policial com detenções as manifestações físicas,</w:t>
      </w:r>
      <w:del w:author="Marco Tulio Vieira" w:id="45" w:date="2025-12-24T13:59:02Z">
        <w:r w:rsidDel="00000000" w:rsidR="00000000" w:rsidRPr="00000000">
          <w:rPr>
            <w:rFonts w:ascii="Times New Roman" w:cs="Times New Roman" w:eastAsia="Times New Roman" w:hAnsi="Times New Roman"/>
            <w:sz w:val="24"/>
            <w:szCs w:val="24"/>
            <w:rtl w:val="0"/>
          </w:rPr>
          <w:delText xml:space="preserve"> não só nas mídias tradicionais mas principalmente nas redes sociais</w:delText>
        </w:r>
      </w:del>
      <w:r w:rsidDel="00000000" w:rsidR="00000000" w:rsidRPr="00000000">
        <w:rPr>
          <w:rFonts w:ascii="Times New Roman" w:cs="Times New Roman" w:eastAsia="Times New Roman" w:hAnsi="Times New Roman"/>
          <w:sz w:val="24"/>
          <w:szCs w:val="24"/>
          <w:rtl w:val="0"/>
        </w:rPr>
        <w:t xml:space="preserve">, evidência o caráter privado d</w:t>
      </w:r>
      <w:ins w:author="Marco Tulio Vieira" w:id="46" w:date="2025-12-24T13:59:55Z">
        <w:r w:rsidDel="00000000" w:rsidR="00000000" w:rsidRPr="00000000">
          <w:rPr>
            <w:rFonts w:ascii="Times New Roman" w:cs="Times New Roman" w:eastAsia="Times New Roman" w:hAnsi="Times New Roman"/>
            <w:sz w:val="24"/>
            <w:szCs w:val="24"/>
            <w:rtl w:val="0"/>
          </w:rPr>
          <w:t xml:space="preserve">as redes</w:t>
        </w:r>
      </w:ins>
      <w:del w:author="Marco Tulio Vieira" w:id="46" w:date="2025-12-24T13:59:55Z">
        <w:r w:rsidDel="00000000" w:rsidR="00000000" w:rsidRPr="00000000">
          <w:rPr>
            <w:rFonts w:ascii="Times New Roman" w:cs="Times New Roman" w:eastAsia="Times New Roman" w:hAnsi="Times New Roman"/>
            <w:sz w:val="24"/>
            <w:szCs w:val="24"/>
            <w:rtl w:val="0"/>
          </w:rPr>
          <w:delText xml:space="preserve">os espaços das últimas</w:delText>
        </w:r>
      </w:del>
      <w:r w:rsidDel="00000000" w:rsidR="00000000" w:rsidRPr="00000000">
        <w:rPr>
          <w:rFonts w:ascii="Times New Roman" w:cs="Times New Roman" w:eastAsia="Times New Roman" w:hAnsi="Times New Roman"/>
          <w:sz w:val="24"/>
          <w:szCs w:val="24"/>
          <w:rtl w:val="0"/>
        </w:rPr>
        <w:t xml:space="preserve">, </w:t>
      </w:r>
      <w:del w:author="Marco Tulio Vieira" w:id="47" w:date="2025-12-24T14:00:28Z">
        <w:r w:rsidDel="00000000" w:rsidR="00000000" w:rsidRPr="00000000">
          <w:rPr>
            <w:rFonts w:ascii="Times New Roman" w:cs="Times New Roman" w:eastAsia="Times New Roman" w:hAnsi="Times New Roman"/>
            <w:sz w:val="24"/>
            <w:szCs w:val="24"/>
            <w:rtl w:val="0"/>
          </w:rPr>
          <w:delText xml:space="preserve">que </w:delText>
        </w:r>
      </w:del>
      <w:r w:rsidDel="00000000" w:rsidR="00000000" w:rsidRPr="00000000">
        <w:rPr>
          <w:rFonts w:ascii="Times New Roman" w:cs="Times New Roman" w:eastAsia="Times New Roman" w:hAnsi="Times New Roman"/>
          <w:sz w:val="24"/>
          <w:szCs w:val="24"/>
          <w:rtl w:val="0"/>
        </w:rPr>
        <w:t xml:space="preserve">controla</w:t>
      </w:r>
      <w:ins w:author="Marco Tulio Vieira" w:id="48" w:date="2025-12-24T14:00:31Z">
        <w:r w:rsidDel="00000000" w:rsidR="00000000" w:rsidRPr="00000000">
          <w:rPr>
            <w:rFonts w:ascii="Times New Roman" w:cs="Times New Roman" w:eastAsia="Times New Roman" w:hAnsi="Times New Roman"/>
            <w:sz w:val="24"/>
            <w:szCs w:val="24"/>
            <w:rtl w:val="0"/>
          </w:rPr>
          <w:t xml:space="preserve">das</w:t>
        </w:r>
      </w:ins>
      <w:del w:author="Marco Tulio Vieira" w:id="48" w:date="2025-12-24T14:00:31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 de maneira impessoal, via algoritmos que normalmente não tem seus parâmetros claros ao público. </w:t>
      </w:r>
      <w:ins w:author="Rafael Jácome" w:id="49" w:date="2025-12-23T20:52:21Z">
        <w:r w:rsidDel="00000000" w:rsidR="00000000" w:rsidRPr="00000000">
          <w:rPr>
            <w:rFonts w:ascii="Times New Roman" w:cs="Times New Roman" w:eastAsia="Times New Roman" w:hAnsi="Times New Roman"/>
            <w:sz w:val="24"/>
            <w:szCs w:val="24"/>
            <w:rtl w:val="0"/>
          </w:rPr>
          <w:t xml:space="preserve">Temos aí uma contradição importante dessa era digital, </w:t>
        </w:r>
      </w:ins>
      <w:ins w:author="Marco Tulio Vieira" w:id="50" w:date="2025-12-24T14:01:13Z">
        <w:r w:rsidDel="00000000" w:rsidR="00000000" w:rsidRPr="00000000">
          <w:rPr>
            <w:rFonts w:ascii="Times New Roman" w:cs="Times New Roman" w:eastAsia="Times New Roman" w:hAnsi="Times New Roman"/>
            <w:sz w:val="24"/>
            <w:szCs w:val="24"/>
            <w:rtl w:val="0"/>
          </w:rPr>
          <w:t xml:space="preserve">que se expressa </w:t>
        </w:r>
      </w:ins>
      <w:ins w:author="Rafael Jácome" w:id="49" w:date="2025-12-23T20:52:21Z">
        <w:r w:rsidDel="00000000" w:rsidR="00000000" w:rsidRPr="00000000">
          <w:rPr>
            <w:rFonts w:ascii="Times New Roman" w:cs="Times New Roman" w:eastAsia="Times New Roman" w:hAnsi="Times New Roman"/>
            <w:sz w:val="24"/>
            <w:szCs w:val="24"/>
            <w:rtl w:val="0"/>
          </w:rPr>
          <w:t xml:space="preserve">na medida que a insatisfação da classe cresce mundialmente</w:t>
        </w:r>
      </w:ins>
      <w:ins w:author="Marco Tulio Vieira" w:id="51" w:date="2025-12-24T14:01:37Z">
        <w:r w:rsidDel="00000000" w:rsidR="00000000" w:rsidRPr="00000000">
          <w:rPr>
            <w:rFonts w:ascii="Times New Roman" w:cs="Times New Roman" w:eastAsia="Times New Roman" w:hAnsi="Times New Roman"/>
            <w:sz w:val="24"/>
            <w:szCs w:val="24"/>
            <w:rtl w:val="0"/>
          </w:rPr>
          <w:t xml:space="preserve">. Quando</w:t>
        </w:r>
      </w:ins>
      <w:ins w:author="Rafael Jácome" w:id="49" w:date="2025-12-23T20:52:21Z">
        <w:del w:author="Marco Tulio Vieira" w:id="51" w:date="2025-12-24T14:01:37Z">
          <w:r w:rsidDel="00000000" w:rsidR="00000000" w:rsidRPr="00000000">
            <w:rPr>
              <w:rFonts w:ascii="Times New Roman" w:cs="Times New Roman" w:eastAsia="Times New Roman" w:hAnsi="Times New Roman"/>
              <w:sz w:val="24"/>
              <w:szCs w:val="24"/>
              <w:rtl w:val="0"/>
            </w:rPr>
            <w:delText xml:space="preserve"> </w:delText>
          </w:r>
        </w:del>
        <w:del w:author="Marco Tulio Vieira" w:id="52" w:date="2025-12-24T14:01:43Z">
          <w:r w:rsidDel="00000000" w:rsidR="00000000" w:rsidRPr="00000000">
            <w:rPr>
              <w:rFonts w:ascii="Times New Roman" w:cs="Times New Roman" w:eastAsia="Times New Roman" w:hAnsi="Times New Roman"/>
              <w:sz w:val="24"/>
              <w:szCs w:val="24"/>
              <w:rtl w:val="0"/>
            </w:rPr>
            <w:delText xml:space="preserve">e</w:delText>
          </w:r>
        </w:del>
        <w:r w:rsidDel="00000000" w:rsidR="00000000" w:rsidRPr="00000000">
          <w:rPr>
            <w:rFonts w:ascii="Times New Roman" w:cs="Times New Roman" w:eastAsia="Times New Roman" w:hAnsi="Times New Roman"/>
            <w:sz w:val="24"/>
            <w:szCs w:val="24"/>
            <w:rtl w:val="0"/>
          </w:rPr>
          <w:t xml:space="preserve"> esta mesma classe</w:t>
        </w:r>
      </w:ins>
      <w:ins w:author="Marco Tulio Vieira" w:id="53" w:date="2025-12-24T14:01:48Z">
        <w:r w:rsidDel="00000000" w:rsidR="00000000" w:rsidRPr="00000000">
          <w:rPr>
            <w:rFonts w:ascii="Times New Roman" w:cs="Times New Roman" w:eastAsia="Times New Roman" w:hAnsi="Times New Roman"/>
            <w:sz w:val="24"/>
            <w:szCs w:val="24"/>
            <w:rtl w:val="0"/>
          </w:rPr>
          <w:t xml:space="preserve"> se</w:t>
        </w:r>
      </w:ins>
      <w:ins w:author="Rafael Jácome" w:id="49" w:date="2025-12-23T20:52:21Z">
        <w:del w:author="Marco Tulio Vieira" w:id="53" w:date="2025-12-24T14:01:48Z">
          <w:r w:rsidDel="00000000" w:rsidR="00000000" w:rsidRPr="00000000">
            <w:rPr>
              <w:rFonts w:ascii="Times New Roman" w:cs="Times New Roman" w:eastAsia="Times New Roman" w:hAnsi="Times New Roman"/>
              <w:sz w:val="24"/>
              <w:szCs w:val="24"/>
              <w:rtl w:val="0"/>
            </w:rPr>
            <w:delText xml:space="preserve">, quando </w:delText>
          </w:r>
        </w:del>
        <w:r w:rsidDel="00000000" w:rsidR="00000000" w:rsidRPr="00000000">
          <w:rPr>
            <w:rFonts w:ascii="Times New Roman" w:cs="Times New Roman" w:eastAsia="Times New Roman" w:hAnsi="Times New Roman"/>
            <w:sz w:val="24"/>
            <w:szCs w:val="24"/>
            <w:rtl w:val="0"/>
          </w:rPr>
          <w:t xml:space="preserve">alinha a esquerda</w:t>
        </w:r>
      </w:ins>
      <w:ins w:author="Marco Tulio Vieira" w:id="54" w:date="2025-12-24T14:02:41Z">
        <w:r w:rsidDel="00000000" w:rsidR="00000000" w:rsidRPr="00000000">
          <w:rPr>
            <w:rFonts w:ascii="Times New Roman" w:cs="Times New Roman" w:eastAsia="Times New Roman" w:hAnsi="Times New Roman"/>
            <w:sz w:val="24"/>
            <w:szCs w:val="24"/>
            <w:rtl w:val="0"/>
          </w:rPr>
          <w:t xml:space="preserve"> e</w:t>
        </w:r>
      </w:ins>
      <w:ins w:author="Rafael Jácome" w:id="49" w:date="2025-12-23T20:52:21Z">
        <w:del w:author="Marco Tulio Vieira" w:id="54" w:date="2025-12-24T14:02:41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busca se valer da velocidade da divulgação para expor as </w:t>
        </w:r>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barbáries</w:t>
        </w:r>
        <w:r w:rsidDel="00000000" w:rsidR="00000000" w:rsidRPr="00000000">
          <w:rPr>
            <w:rFonts w:ascii="Times New Roman" w:cs="Times New Roman" w:eastAsia="Times New Roman" w:hAnsi="Times New Roman"/>
            <w:sz w:val="24"/>
            <w:szCs w:val="24"/>
            <w:rtl w:val="0"/>
          </w:rPr>
          <w:t xml:space="preserve"> cometidas pelos capitalistas ao redor do globo, numa tentativa desesperada de circular imagens de um mundo em colapso, cresce </w:t>
        </w:r>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também</w:t>
        </w:r>
      </w:ins>
      <w:ins w:author="Marco Tulio Vieira" w:id="56" w:date="2025-12-24T14:02:55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w:t>
        </w:r>
      </w:ins>
      <w:ins w:author="Rafael Jácome" w:id="49" w:date="2025-12-23T20:52:21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 na mesma velocidade</w:t>
        </w:r>
      </w:ins>
      <w:ins w:author="Marco Tulio Vieira" w:id="57" w:date="2025-12-24T14:02:57Z">
        <w:r w:rsidDel="00000000" w:rsidR="00000000" w:rsidRPr="00000000">
          <w:rPr>
            <w:rFonts w:ascii="Times New Roman" w:cs="Times New Roman" w:eastAsia="Times New Roman" w:hAnsi="Times New Roman"/>
            <w:sz w:val="24"/>
            <w:szCs w:val="24"/>
            <w:rtl w:val="0"/>
          </w:rPr>
          <w:t xml:space="preserve">,</w:t>
        </w:r>
      </w:ins>
      <w:ins w:author="Rafael Jácome" w:id="49" w:date="2025-12-23T20:52:21Z">
        <w:r w:rsidDel="00000000" w:rsidR="00000000" w:rsidRPr="00000000">
          <w:rPr>
            <w:rFonts w:ascii="Times New Roman" w:cs="Times New Roman" w:eastAsia="Times New Roman" w:hAnsi="Times New Roman"/>
            <w:sz w:val="24"/>
            <w:szCs w:val="24"/>
            <w:rtl w:val="0"/>
          </w:rPr>
          <w:t xml:space="preserve"> o controle e o mascaramento perpetrado </w:t>
        </w:r>
      </w:ins>
      <w:ins w:author="Marco Tulio Vieira" w:id="58" w:date="2025-12-24T14:03:04Z">
        <w:r w:rsidDel="00000000" w:rsidR="00000000" w:rsidRPr="00000000">
          <w:rPr>
            <w:rFonts w:ascii="Times New Roman" w:cs="Times New Roman" w:eastAsia="Times New Roman" w:hAnsi="Times New Roman"/>
            <w:sz w:val="24"/>
            <w:szCs w:val="24"/>
            <w:rtl w:val="0"/>
          </w:rPr>
          <w:t xml:space="preserve">pelos </w:t>
        </w:r>
      </w:ins>
      <w:ins w:author="Rafael Jácome" w:id="49" w:date="2025-12-23T20:52:21Z">
        <w:r w:rsidDel="00000000" w:rsidR="00000000" w:rsidRPr="00000000">
          <w:rPr>
            <w:rFonts w:ascii="Times New Roman" w:cs="Times New Roman" w:eastAsia="Times New Roman" w:hAnsi="Times New Roman"/>
            <w:sz w:val="24"/>
            <w:szCs w:val="24"/>
            <w:rtl w:val="0"/>
          </w:rPr>
          <w:t xml:space="preserve">reais detentores desse espaço </w:t>
        </w:r>
      </w:ins>
      <w:ins w:author="Marco Tulio Vieira" w:id="59" w:date="2025-12-24T14:03:13Z">
        <w:r w:rsidDel="00000000" w:rsidR="00000000" w:rsidRPr="00000000">
          <w:rPr>
            <w:rFonts w:ascii="Times New Roman" w:cs="Times New Roman" w:eastAsia="Times New Roman" w:hAnsi="Times New Roman"/>
            <w:sz w:val="24"/>
            <w:szCs w:val="24"/>
            <w:rtl w:val="0"/>
            <w:rPrChange w:author="Marco Tulio Vieira" w:id="60" w:date="2025-12-24T14:03:13Z">
              <w:rPr>
                <w:rFonts w:ascii="Times New Roman" w:cs="Times New Roman" w:eastAsia="Times New Roman" w:hAnsi="Times New Roman"/>
                <w:sz w:val="24"/>
                <w:szCs w:val="24"/>
              </w:rPr>
            </w:rPrChange>
          </w:rPr>
          <w:t xml:space="preserve">supostamente</w:t>
        </w:r>
      </w:ins>
      <w:ins w:author="Rafael Jácome" w:id="49" w:date="2025-12-23T20:52:21Z">
        <w:del w:author="Marco Tulio Vieira" w:id="59" w:date="2025-12-24T14:03:13Z">
          <w:r w:rsidDel="00000000" w:rsidR="00000000" w:rsidRPr="00000000">
            <w:rPr>
              <w:rFonts w:ascii="Times New Roman" w:cs="Times New Roman" w:eastAsia="Times New Roman" w:hAnsi="Times New Roman"/>
              <w:sz w:val="24"/>
              <w:szCs w:val="24"/>
              <w:rtl w:val="0"/>
            </w:rPr>
            <w:delText xml:space="preserve">pseudo</w:delText>
          </w:r>
        </w:del>
        <w:r w:rsidDel="00000000" w:rsidR="00000000" w:rsidRPr="00000000">
          <w:rPr>
            <w:rFonts w:ascii="Times New Roman" w:cs="Times New Roman" w:eastAsia="Times New Roman" w:hAnsi="Times New Roman"/>
            <w:sz w:val="24"/>
            <w:szCs w:val="24"/>
            <w:rtl w:val="0"/>
          </w:rPr>
          <w:t xml:space="preserve"> democrático chamado “internet”.</w:t>
        </w:r>
        <w:del w:author="Marco Tulio Vieira" w:id="61" w:date="2025-12-24T14:03:27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tl w:val="0"/>
          </w:rPr>
        </w:r>
      </w:ins>
    </w:p>
    <w:p w:rsidR="00000000" w:rsidDel="00000000" w:rsidP="00000000" w:rsidRDefault="00000000" w:rsidRPr="00000000" w14:paraId="00000008">
      <w:pPr>
        <w:ind w:firstLine="720"/>
        <w:jc w:val="both"/>
        <w:rPr>
          <w:ins w:author="Rafael Jácome" w:id="49" w:date="2025-12-23T20:52:21Z"/>
          <w:rFonts w:ascii="Times New Roman" w:cs="Times New Roman" w:eastAsia="Times New Roman" w:hAnsi="Times New Roman"/>
          <w:sz w:val="24"/>
          <w:szCs w:val="24"/>
        </w:rPr>
      </w:pPr>
      <w:ins w:author="Rafael Jácome" w:id="49" w:date="2025-12-23T20:52:21Z">
        <w:r w:rsidDel="00000000" w:rsidR="00000000" w:rsidRPr="00000000">
          <w:rPr>
            <w:rtl w:val="0"/>
          </w:rPr>
        </w:r>
      </w:ins>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Change w:author="Rafael Jácome" w:id="0" w:date="2025-12-23T20:56:05Z">
          <w:pPr>
            <w:ind w:firstLine="720"/>
            <w:jc w:val="both"/>
          </w:pPr>
        </w:pPrChange>
      </w:pPr>
      <w:ins w:author="Rafael Jácome" w:id="49" w:date="2025-12-23T20:52:21Z">
        <w:r w:rsidDel="00000000" w:rsidR="00000000" w:rsidRPr="00000000">
          <w:rPr>
            <w:rFonts w:ascii="Times New Roman" w:cs="Times New Roman" w:eastAsia="Times New Roman" w:hAnsi="Times New Roman"/>
            <w:sz w:val="24"/>
            <w:szCs w:val="24"/>
            <w:rtl w:val="0"/>
          </w:rPr>
          <w:t xml:space="preserve">A despeito das tentativas de reação por parte de setores importantes </w:t>
        </w:r>
      </w:ins>
      <w:ins w:author="Marco Tulio Vieira" w:id="62" w:date="2025-12-24T14:03:42Z">
        <w:r w:rsidDel="00000000" w:rsidR="00000000" w:rsidRPr="00000000">
          <w:rPr>
            <w:rFonts w:ascii="Times New Roman" w:cs="Times New Roman" w:eastAsia="Times New Roman" w:hAnsi="Times New Roman"/>
            <w:sz w:val="24"/>
            <w:szCs w:val="24"/>
            <w:rtl w:val="0"/>
          </w:rPr>
          <w:t xml:space="preserve">de </w:t>
        </w:r>
      </w:ins>
      <w:ins w:author="Rafael Jácome" w:id="49" w:date="2025-12-23T20:52:21Z">
        <w:r w:rsidDel="00000000" w:rsidR="00000000" w:rsidRPr="00000000">
          <w:rPr>
            <w:rFonts w:ascii="Times New Roman" w:cs="Times New Roman" w:eastAsia="Times New Roman" w:hAnsi="Times New Roman"/>
            <w:sz w:val="24"/>
            <w:szCs w:val="24"/>
            <w:rtl w:val="0"/>
          </w:rPr>
          <w:t xml:space="preserve">nossa classe, </w:t>
        </w:r>
      </w:ins>
      <w:ins w:author="Marco Tulio Vieira" w:id="63" w:date="2025-12-24T14:04:00Z">
        <w:r w:rsidDel="00000000" w:rsidR="00000000" w:rsidRPr="00000000">
          <w:rPr>
            <w:rFonts w:ascii="Times New Roman" w:cs="Times New Roman" w:eastAsia="Times New Roman" w:hAnsi="Times New Roman"/>
            <w:sz w:val="24"/>
            <w:szCs w:val="24"/>
            <w:rtl w:val="0"/>
          </w:rPr>
          <w:t xml:space="preserve">como </w:t>
        </w:r>
      </w:ins>
      <w:ins w:author="Rafael Jácome" w:id="49" w:date="2025-12-23T20:52:21Z">
        <w:r w:rsidDel="00000000" w:rsidR="00000000" w:rsidRPr="00000000">
          <w:rPr>
            <w:rFonts w:ascii="Times New Roman" w:cs="Times New Roman" w:eastAsia="Times New Roman" w:hAnsi="Times New Roman"/>
            <w:sz w:val="24"/>
            <w:szCs w:val="24"/>
            <w:rtl w:val="0"/>
          </w:rPr>
          <w:t xml:space="preserve">nos países europeus</w:t>
        </w:r>
      </w:ins>
      <w:ins w:author="Marco Tulio Vieira" w:id="64" w:date="2025-12-24T14:04:28Z">
        <w:r w:rsidDel="00000000" w:rsidR="00000000" w:rsidRPr="00000000">
          <w:rPr>
            <w:rFonts w:ascii="Times New Roman" w:cs="Times New Roman" w:eastAsia="Times New Roman" w:hAnsi="Times New Roman"/>
            <w:sz w:val="24"/>
            <w:szCs w:val="24"/>
            <w:rtl w:val="0"/>
          </w:rPr>
          <w:t xml:space="preserve">,</w:t>
        </w:r>
      </w:ins>
      <w:ins w:author="Rafael Jácome" w:id="49" w:date="2025-12-23T20:52:21Z">
        <w:del w:author="Marco Tulio Vieira" w:id="64" w:date="2025-12-24T14:04:28Z">
          <w:r w:rsidDel="00000000" w:rsidR="00000000" w:rsidRPr="00000000">
            <w:rPr>
              <w:rFonts w:ascii="Times New Roman" w:cs="Times New Roman" w:eastAsia="Times New Roman" w:hAnsi="Times New Roman"/>
              <w:sz w:val="24"/>
              <w:szCs w:val="24"/>
              <w:rtl w:val="0"/>
            </w:rPr>
            <w:delText xml:space="preserve"> e </w:delText>
          </w:r>
        </w:del>
        <w:r w:rsidDel="00000000" w:rsidR="00000000" w:rsidRPr="00000000">
          <w:rPr>
            <w:rFonts w:ascii="Times New Roman" w:cs="Times New Roman" w:eastAsia="Times New Roman" w:hAnsi="Times New Roman"/>
            <w:sz w:val="24"/>
            <w:szCs w:val="24"/>
            <w:rtl w:val="0"/>
          </w:rPr>
          <w:t xml:space="preserve">alguns até com greves e enfrentamentos diretos</w:t>
        </w:r>
      </w:ins>
      <w:ins w:author="Marco Tulio Vieira" w:id="65" w:date="2025-12-24T14:05:00Z">
        <w:r w:rsidDel="00000000" w:rsidR="00000000" w:rsidRPr="00000000">
          <w:rPr>
            <w:rFonts w:ascii="Times New Roman" w:cs="Times New Roman" w:eastAsia="Times New Roman" w:hAnsi="Times New Roman"/>
            <w:sz w:val="24"/>
            <w:szCs w:val="24"/>
            <w:rtl w:val="0"/>
          </w:rPr>
          <w:t xml:space="preserve">,</w:t>
        </w:r>
      </w:ins>
      <w:ins w:author="Rafael Jácome" w:id="49" w:date="2025-12-23T20:52:21Z">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como no caso das diversas mobilizações de massa na A</w:t>
        </w:r>
      </w:ins>
      <w:ins w:author="Marco Tulio Vieira" w:id="66" w:date="2025-12-24T14:04:40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mérica </w:t>
        </w:r>
      </w:ins>
      <w:ins w:author="Rafael Jácome" w:id="49" w:date="2025-12-23T20:52:21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L</w:t>
        </w:r>
      </w:ins>
      <w:ins w:author="Marco Tulio Vieira" w:id="67" w:date="2025-12-24T14:04:48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atina</w:t>
        </w:r>
      </w:ins>
      <w:ins w:author="Rafael Jácome" w:id="49" w:date="2025-12-23T20:52:21Z">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 puxadas pelas organizações de esquerda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Change w:author="Rafael Jácome" w:id="55" w:date="2025-12-23T20:52:21Z">
              <w:rPr>
                <w:rFonts w:ascii="Times New Roman" w:cs="Times New Roman" w:eastAsia="Times New Roman" w:hAnsi="Times New Roman"/>
                <w:sz w:val="24"/>
                <w:szCs w:val="24"/>
              </w:rPr>
            </w:rPrChange>
          </w:rPr>
          <w:t xml:space="preserve"> todas elas um respiro límpido para nossos pulmões sufocados nessa atmosfera densa pela falta de alternativas, </w:t>
        </w:r>
        <w:r w:rsidDel="00000000" w:rsidR="00000000" w:rsidRPr="00000000">
          <w:rPr>
            <w:rFonts w:ascii="Times New Roman" w:cs="Times New Roman" w:eastAsia="Times New Roman" w:hAnsi="Times New Roman"/>
            <w:sz w:val="24"/>
            <w:szCs w:val="24"/>
            <w:rtl w:val="0"/>
          </w:rPr>
          <w:t xml:space="preserve">nos vimos sem meios de intervir enquanto bloco históricos de trabalhadores. Que o futuro nos traga mais eficiência, maior articulação e maior poder de combate. </w:t>
        </w:r>
      </w:ins>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ressentimento</w:t>
      </w:r>
      <w:ins w:author="Rafael Jácome" w:id="69" w:date="2025-12-23T21:00:02Z">
        <w:r w:rsidDel="00000000" w:rsidR="00000000" w:rsidRPr="00000000">
          <w:rPr>
            <w:rFonts w:ascii="Times New Roman" w:cs="Times New Roman" w:eastAsia="Times New Roman" w:hAnsi="Times New Roman"/>
            <w:b w:val="1"/>
            <w:bCs w:val="1"/>
            <w:sz w:val="24"/>
            <w:szCs w:val="24"/>
            <w:rtl w:val="0"/>
          </w:rPr>
          <w:t xml:space="preserve"> como forma de disputa</w:t>
        </w:r>
      </w:ins>
      <w:r w:rsidDel="00000000" w:rsidR="00000000" w:rsidRPr="00000000">
        <w:rPr>
          <w:rFonts w:ascii="Times New Roman" w:cs="Times New Roman" w:eastAsia="Times New Roman" w:hAnsi="Times New Roman"/>
          <w:b w:val="1"/>
          <w:bCs w:val="1"/>
          <w:sz w:val="24"/>
          <w:szCs w:val="24"/>
          <w:rtl w:val="0"/>
        </w:rPr>
        <w:t xml:space="preserve"> das massas, as redes sociais</w:t>
      </w:r>
      <w:ins w:author="Rafael Jácome" w:id="70" w:date="2025-12-23T21:00:22Z">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Change w:author="Rafael Jácome" w:id="71" w:date="2025-12-23T21:00:22Z">
              <w:rPr>
                <w:rFonts w:ascii="Times New Roman" w:cs="Times New Roman" w:eastAsia="Times New Roman" w:hAnsi="Times New Roman"/>
                <w:b w:val="1"/>
                <w:bCs w:val="1"/>
                <w:sz w:val="24"/>
                <w:szCs w:val="24"/>
              </w:rPr>
            </w:rPrChange>
          </w:rPr>
          <w:t xml:space="preserve">potencializadoras</w:t>
        </w:r>
        <w:r w:rsidDel="00000000" w:rsidR="00000000" w:rsidRPr="00000000">
          <w:rPr>
            <w:rFonts w:ascii="Times New Roman" w:cs="Times New Roman" w:eastAsia="Times New Roman" w:hAnsi="Times New Roman"/>
            <w:b w:val="1"/>
            <w:bCs w:val="1"/>
            <w:sz w:val="24"/>
            <w:szCs w:val="24"/>
            <w:rtl w:val="0"/>
          </w:rPr>
          <w:t xml:space="preserve"> da </w:t>
        </w:r>
        <w:r w:rsidDel="00000000" w:rsidR="00000000" w:rsidRPr="00000000">
          <w:rPr>
            <w:rFonts w:ascii="Times New Roman" w:cs="Times New Roman" w:eastAsia="Times New Roman" w:hAnsi="Times New Roman"/>
            <w:b w:val="1"/>
            <w:bCs w:val="1"/>
            <w:sz w:val="24"/>
            <w:szCs w:val="24"/>
            <w:rtl w:val="0"/>
            <w:rPrChange w:author="Rafael Jácome" w:id="71" w:date="2025-12-23T21:00:22Z">
              <w:rPr>
                <w:rFonts w:ascii="Times New Roman" w:cs="Times New Roman" w:eastAsia="Times New Roman" w:hAnsi="Times New Roman"/>
                <w:b w:val="1"/>
                <w:bCs w:val="1"/>
                <w:sz w:val="24"/>
                <w:szCs w:val="24"/>
              </w:rPr>
            </w:rPrChange>
          </w:rPr>
          <w:t xml:space="preserve">barbárie</w:t>
        </w:r>
      </w:ins>
      <w:r w:rsidDel="00000000" w:rsidR="00000000" w:rsidRPr="00000000">
        <w:rPr>
          <w:rFonts w:ascii="Times New Roman" w:cs="Times New Roman" w:eastAsia="Times New Roman" w:hAnsi="Times New Roman"/>
          <w:b w:val="1"/>
          <w:bCs w:val="1"/>
          <w:sz w:val="24"/>
          <w:szCs w:val="24"/>
          <w:rtl w:val="0"/>
        </w:rPr>
        <w:t xml:space="preserve"> e a brutalização dos vínculos pessoais.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ins w:author="Rafael Jácome" w:id="77" w:date="2025-12-23T21:02:39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Enquanto manifestações de apoio a causa palestina e de rechaço ao genocídio cometido por Israel são censurados, as mesmas redes sociais são ambiente para a difusão de discursos de ódio misóginos</w:t>
      </w:r>
      <w:ins w:author="Marco Tulio Vieira" w:id="72" w:date="2025-12-24T14:42:20Z">
        <w:r w:rsidDel="00000000" w:rsidR="00000000" w:rsidRPr="00000000">
          <w:rPr>
            <w:rFonts w:ascii="Times New Roman" w:cs="Times New Roman" w:eastAsia="Times New Roman" w:hAnsi="Times New Roman"/>
            <w:sz w:val="24"/>
            <w:szCs w:val="24"/>
            <w:rtl w:val="0"/>
          </w:rPr>
          <w:t xml:space="preserve">. Não</w:t>
        </w:r>
      </w:ins>
      <w:del w:author="Marco Tulio Vieira" w:id="72" w:date="2025-12-24T14:42:20Z">
        <w:r w:rsidDel="00000000" w:rsidR="00000000" w:rsidRPr="00000000">
          <w:rPr>
            <w:rFonts w:ascii="Times New Roman" w:cs="Times New Roman" w:eastAsia="Times New Roman" w:hAnsi="Times New Roman"/>
            <w:sz w:val="24"/>
            <w:szCs w:val="24"/>
            <w:rtl w:val="0"/>
          </w:rPr>
          <w:delText xml:space="preserve"> </w:delText>
        </w:r>
      </w:del>
      <w:ins w:author="Marco Tulio Vieira" w:id="72" w:date="2025-12-24T14:42:20Z">
        <w:r w:rsidDel="00000000" w:rsidR="00000000" w:rsidRPr="00000000">
          <w:rPr>
            <w:rFonts w:ascii="Times New Roman" w:cs="Times New Roman" w:eastAsia="Times New Roman" w:hAnsi="Times New Roman"/>
            <w:sz w:val="24"/>
            <w:szCs w:val="24"/>
            <w:rtl w:val="0"/>
          </w:rPr>
          <w:t xml:space="preserve"> podemos esquecer </w:t>
        </w:r>
      </w:ins>
      <w:r w:rsidDel="00000000" w:rsidR="00000000" w:rsidRPr="00000000">
        <w:rPr>
          <w:rFonts w:ascii="Times New Roman" w:cs="Times New Roman" w:eastAsia="Times New Roman" w:hAnsi="Times New Roman"/>
          <w:sz w:val="24"/>
          <w:szCs w:val="24"/>
          <w:rtl w:val="0"/>
        </w:rPr>
        <w:t xml:space="preserve">que no Brasil em 2025</w:t>
      </w:r>
      <w:ins w:author="Marco Tulio Vieira" w:id="73" w:date="2025-12-24T14:42:52Z">
        <w:r w:rsidDel="00000000" w:rsidR="00000000" w:rsidRPr="00000000">
          <w:rPr>
            <w:rFonts w:ascii="Times New Roman" w:cs="Times New Roman" w:eastAsia="Times New Roman" w:hAnsi="Times New Roman"/>
            <w:sz w:val="24"/>
            <w:szCs w:val="24"/>
            <w:rtl w:val="0"/>
          </w:rPr>
          <w:t xml:space="preserve"> o machismo e a </w:t>
        </w:r>
        <w:r w:rsidDel="00000000" w:rsidR="00000000" w:rsidRPr="00000000">
          <w:rPr>
            <w:rFonts w:ascii="Times New Roman" w:cs="Times New Roman" w:eastAsia="Times New Roman" w:hAnsi="Times New Roman"/>
            <w:sz w:val="24"/>
            <w:szCs w:val="24"/>
            <w:rtl w:val="0"/>
            <w:rPrChange w:author="Marco Tulio Vieira" w:id="74" w:date="2025-12-24T14:42:52Z">
              <w:rPr>
                <w:rFonts w:ascii="Times New Roman" w:cs="Times New Roman" w:eastAsia="Times New Roman" w:hAnsi="Times New Roman"/>
                <w:sz w:val="24"/>
                <w:szCs w:val="24"/>
              </w:rPr>
            </w:rPrChange>
          </w:rPr>
          <w:t xml:space="preserve">misoginia </w:t>
        </w:r>
      </w:ins>
      <w:del w:author="Marco Tulio Vieira" w:id="73" w:date="2025-12-24T14:42:52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fizeram com que </w:t>
      </w:r>
      <w:hyperlink r:id="rId7">
        <w:r w:rsidDel="00000000" w:rsidR="00000000" w:rsidRPr="00000000">
          <w:rPr>
            <w:rFonts w:ascii="Times New Roman" w:cs="Times New Roman" w:eastAsia="Times New Roman" w:hAnsi="Times New Roman"/>
            <w:color w:val="1155cc"/>
            <w:sz w:val="24"/>
            <w:szCs w:val="24"/>
            <w:u w:val="single"/>
            <w:rtl w:val="0"/>
          </w:rPr>
          <w:t xml:space="preserve">homens matassem cerca de 1000 mulheres</w:t>
        </w:r>
      </w:hyperlink>
      <w:r w:rsidDel="00000000" w:rsidR="00000000" w:rsidRPr="00000000">
        <w:rPr>
          <w:rFonts w:ascii="Times New Roman" w:cs="Times New Roman" w:eastAsia="Times New Roman" w:hAnsi="Times New Roman"/>
          <w:sz w:val="24"/>
          <w:szCs w:val="24"/>
          <w:rtl w:val="0"/>
        </w:rPr>
        <w:t xml:space="preserve"> segundo o Ministério da justiça e Segurança Pública. O atual patamar da violência de gênero no Brasil</w:t>
      </w:r>
      <w:ins w:author="Marco Tulio Vieira" w:id="75" w:date="2025-12-24T14:44:23Z">
        <w:r w:rsidDel="00000000" w:rsidR="00000000" w:rsidRPr="00000000">
          <w:rPr>
            <w:rFonts w:ascii="Times New Roman" w:cs="Times New Roman" w:eastAsia="Times New Roman" w:hAnsi="Times New Roman"/>
            <w:sz w:val="24"/>
            <w:szCs w:val="24"/>
            <w:rtl w:val="0"/>
          </w:rPr>
          <w:t xml:space="preserve"> </w:t>
        </w:r>
      </w:ins>
      <w:del w:author="Marco Tulio Vieira" w:id="75" w:date="2025-12-24T14:44:23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evidencia a crise do capital</w:t>
      </w:r>
      <w:ins w:author="Rafael Jácome" w:id="76" w:date="2025-12-23T21:01:27Z">
        <w:r w:rsidDel="00000000" w:rsidR="00000000" w:rsidRPr="00000000">
          <w:rPr>
            <w:rFonts w:ascii="Times New Roman" w:cs="Times New Roman" w:eastAsia="Times New Roman" w:hAnsi="Times New Roman"/>
            <w:sz w:val="24"/>
            <w:szCs w:val="24"/>
            <w:rtl w:val="0"/>
          </w:rPr>
          <w:t xml:space="preserve">, a falta de um bloco histórico revolucionário solidificado e o esgotamento da gestão burguesa progressista de suas próprias contradições,</w:t>
        </w:r>
      </w:ins>
      <w:r w:rsidDel="00000000" w:rsidR="00000000" w:rsidRPr="00000000">
        <w:rPr>
          <w:rFonts w:ascii="Times New Roman" w:cs="Times New Roman" w:eastAsia="Times New Roman" w:hAnsi="Times New Roman"/>
          <w:sz w:val="24"/>
          <w:szCs w:val="24"/>
          <w:rtl w:val="0"/>
        </w:rPr>
        <w:t xml:space="preserve"> penetrando em todos os poros da sociabilidade. </w:t>
      </w:r>
      <w:ins w:author="Rafael Jácome" w:id="77" w:date="2025-12-23T21:02:39Z">
        <w:r w:rsidDel="00000000" w:rsidR="00000000" w:rsidRPr="00000000">
          <w:rPr>
            <w:rFonts w:ascii="Times New Roman" w:cs="Times New Roman" w:eastAsia="Times New Roman" w:hAnsi="Times New Roman"/>
            <w:sz w:val="24"/>
            <w:szCs w:val="24"/>
            <w:rtl w:val="0"/>
          </w:rPr>
          <w:t xml:space="preserve">Conquistas e marcos legais e culturais que antes eram tidos como </w:t>
        </w:r>
      </w:ins>
      <w:ins w:author="Marco Tulio Vieira" w:id="78" w:date="2025-12-24T14:45:42Z">
        <w:r w:rsidDel="00000000" w:rsidR="00000000" w:rsidRPr="00000000">
          <w:rPr>
            <w:rFonts w:ascii="Times New Roman" w:cs="Times New Roman" w:eastAsia="Times New Roman" w:hAnsi="Times New Roman"/>
            <w:sz w:val="24"/>
            <w:szCs w:val="24"/>
            <w:rtl w:val="0"/>
          </w:rPr>
          <w:t xml:space="preserve">garantidos</w:t>
        </w:r>
      </w:ins>
      <w:ins w:author="Rafael Jácome" w:id="77" w:date="2025-12-23T21:02:39Z">
        <w:del w:author="Marco Tulio Vieira" w:id="78" w:date="2025-12-24T14:45:42Z">
          <w:r w:rsidDel="00000000" w:rsidR="00000000" w:rsidRPr="00000000">
            <w:rPr>
              <w:rFonts w:ascii="Times New Roman" w:cs="Times New Roman" w:eastAsia="Times New Roman" w:hAnsi="Times New Roman"/>
              <w:sz w:val="24"/>
              <w:szCs w:val="24"/>
              <w:rtl w:val="0"/>
            </w:rPr>
            <w:delText xml:space="preserve">solidificado</w:delText>
          </w:r>
        </w:del>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Change w:author="Rafael Jácome" w:id="79" w:date="2025-12-23T21:02:39Z">
              <w:rPr>
                <w:rFonts w:ascii="Times New Roman" w:cs="Times New Roman" w:eastAsia="Times New Roman" w:hAnsi="Times New Roman"/>
                <w:sz w:val="24"/>
                <w:szCs w:val="24"/>
              </w:rPr>
            </w:rPrChange>
          </w:rPr>
          <w:t xml:space="preserve">gênero</w:t>
        </w:r>
        <w:r w:rsidDel="00000000" w:rsidR="00000000" w:rsidRPr="00000000">
          <w:rPr>
            <w:rFonts w:ascii="Times New Roman" w:cs="Times New Roman" w:eastAsia="Times New Roman" w:hAnsi="Times New Roman"/>
            <w:sz w:val="24"/>
            <w:szCs w:val="24"/>
            <w:rtl w:val="0"/>
          </w:rPr>
          <w:t xml:space="preserve">, racial e afins) hoje são, ainda mais do que antes</w:t>
        </w:r>
      </w:ins>
      <w:ins w:author="Marco Tulio Vieira" w:id="80" w:date="2025-12-24T14:45:54Z">
        <w:r w:rsidDel="00000000" w:rsidR="00000000" w:rsidRPr="00000000">
          <w:rPr>
            <w:rFonts w:ascii="Times New Roman" w:cs="Times New Roman" w:eastAsia="Times New Roman" w:hAnsi="Times New Roman"/>
            <w:sz w:val="24"/>
            <w:szCs w:val="24"/>
            <w:rtl w:val="0"/>
          </w:rPr>
          <w:t xml:space="preserve">,</w:t>
        </w:r>
      </w:ins>
      <w:ins w:author="Rafael Jácome" w:id="77" w:date="2025-12-23T21:02:39Z">
        <w:r w:rsidDel="00000000" w:rsidR="00000000" w:rsidRPr="00000000">
          <w:rPr>
            <w:rFonts w:ascii="Times New Roman" w:cs="Times New Roman" w:eastAsia="Times New Roman" w:hAnsi="Times New Roman"/>
            <w:sz w:val="24"/>
            <w:szCs w:val="24"/>
            <w:rtl w:val="0"/>
          </w:rPr>
          <w:t xml:space="preserve"> ameaçados</w:t>
        </w:r>
      </w:ins>
      <w:ins w:author="Marco Tulio Vieira" w:id="81" w:date="2025-12-24T14:45:59Z">
        <w:r w:rsidDel="00000000" w:rsidR="00000000" w:rsidRPr="00000000">
          <w:rPr>
            <w:rFonts w:ascii="Times New Roman" w:cs="Times New Roman" w:eastAsia="Times New Roman" w:hAnsi="Times New Roman"/>
            <w:sz w:val="24"/>
            <w:szCs w:val="24"/>
            <w:rtl w:val="0"/>
          </w:rPr>
          <w:t xml:space="preserve">.</w:t>
        </w:r>
      </w:ins>
      <w:ins w:author="Rafael Jácome" w:id="77" w:date="2025-12-23T21:02:39Z">
        <w:del w:author="Marco Tulio Vieira" w:id="81" w:date="2025-12-24T14:45:59Z">
          <w:r w:rsidDel="00000000" w:rsidR="00000000" w:rsidRPr="00000000">
            <w:rPr>
              <w:rFonts w:ascii="Times New Roman" w:cs="Times New Roman" w:eastAsia="Times New Roman" w:hAnsi="Times New Roman"/>
              <w:sz w:val="24"/>
              <w:szCs w:val="24"/>
              <w:rtl w:val="0"/>
            </w:rPr>
            <w:delText xml:space="preserve"> e, </w:delText>
          </w:r>
        </w:del>
      </w:ins>
      <w:ins w:author="Marco Tulio Vieira" w:id="81" w:date="2025-12-24T14:45:59Z">
        <w:del w:author="Marco Tulio Vieira" w:id="81" w:date="2025-12-24T14:45:59Z">
          <w:r w:rsidDel="00000000" w:rsidR="00000000" w:rsidRPr="00000000">
            <w:rPr>
              <w:rFonts w:ascii="Times New Roman" w:cs="Times New Roman" w:eastAsia="Times New Roman" w:hAnsi="Times New Roman"/>
              <w:sz w:val="24"/>
              <w:szCs w:val="24"/>
              <w:rtl w:val="0"/>
            </w:rPr>
            <w:delText xml:space="preserve"> E</w:delText>
          </w:r>
        </w:del>
      </w:ins>
      <w:ins w:author="Rafael Jácome" w:id="77" w:date="2025-12-23T21:02:39Z">
        <w:del w:author="Marco Tulio Vieira" w:id="81" w:date="2025-12-24T14:45:59Z">
          <w:r w:rsidDel="00000000" w:rsidR="00000000" w:rsidRPr="00000000">
            <w:rPr>
              <w:rFonts w:ascii="Times New Roman" w:cs="Times New Roman" w:eastAsia="Times New Roman" w:hAnsi="Times New Roman"/>
              <w:sz w:val="24"/>
              <w:szCs w:val="24"/>
              <w:rtl w:val="0"/>
            </w:rPr>
            <w:delText xml:space="preserve">e</w:delText>
          </w:r>
        </w:del>
        <w:r w:rsidDel="00000000" w:rsidR="00000000" w:rsidRPr="00000000">
          <w:rPr>
            <w:rFonts w:ascii="Times New Roman" w:cs="Times New Roman" w:eastAsia="Times New Roman" w:hAnsi="Times New Roman"/>
            <w:sz w:val="24"/>
            <w:szCs w:val="24"/>
            <w:rtl w:val="0"/>
          </w:rPr>
          <w:t xml:space="preserve">mbora tal ameaça ainda não tenha se generalizado ao ponto de ameaçar definitivamente </w:t>
        </w:r>
      </w:ins>
      <w:ins w:author="Marco Tulio Vieira" w:id="82" w:date="2025-12-24T14:46:20Z">
        <w:r w:rsidDel="00000000" w:rsidR="00000000" w:rsidRPr="00000000">
          <w:rPr>
            <w:rFonts w:ascii="Times New Roman" w:cs="Times New Roman" w:eastAsia="Times New Roman" w:hAnsi="Times New Roman"/>
            <w:sz w:val="24"/>
            <w:szCs w:val="24"/>
            <w:rtl w:val="0"/>
          </w:rPr>
          <w:t xml:space="preserve">os </w:t>
        </w:r>
      </w:ins>
      <w:ins w:author="Rafael Jácome" w:id="77" w:date="2025-12-23T21:02:39Z">
        <w:r w:rsidDel="00000000" w:rsidR="00000000" w:rsidRPr="00000000">
          <w:rPr>
            <w:rFonts w:ascii="Times New Roman" w:cs="Times New Roman" w:eastAsia="Times New Roman" w:hAnsi="Times New Roman"/>
            <w:sz w:val="24"/>
            <w:szCs w:val="24"/>
            <w:rtl w:val="0"/>
          </w:rPr>
          <w:t xml:space="preserve">marcos legais em nosso país e ao redor do mundo, mina-se sua aparente garantia de direitos via </w:t>
        </w:r>
      </w:ins>
      <w:ins w:author="Marco Tulio Vieira" w:id="83" w:date="2025-12-24T14:45:12Z">
        <w:r w:rsidDel="00000000" w:rsidR="00000000" w:rsidRPr="00000000">
          <w:rPr>
            <w:rFonts w:ascii="Times New Roman" w:cs="Times New Roman" w:eastAsia="Times New Roman" w:hAnsi="Times New Roman"/>
            <w:sz w:val="24"/>
            <w:szCs w:val="24"/>
            <w:rtl w:val="0"/>
          </w:rPr>
          <w:t xml:space="preserve">Estado</w:t>
        </w:r>
      </w:ins>
      <w:ins w:author="Rafael Jácome" w:id="77" w:date="2025-12-23T21:02:39Z">
        <w:del w:author="Marco Tulio Vieira" w:id="83" w:date="2025-12-24T14:45:12Z">
          <w:r w:rsidDel="00000000" w:rsidR="00000000" w:rsidRPr="00000000">
            <w:rPr>
              <w:rFonts w:ascii="Times New Roman" w:cs="Times New Roman" w:eastAsia="Times New Roman" w:hAnsi="Times New Roman"/>
              <w:sz w:val="24"/>
              <w:szCs w:val="24"/>
              <w:rtl w:val="0"/>
            </w:rPr>
            <w:delText xml:space="preserve">estatal</w:delText>
          </w:r>
        </w:del>
        <w:r w:rsidDel="00000000" w:rsidR="00000000" w:rsidRPr="00000000">
          <w:rPr>
            <w:rFonts w:ascii="Times New Roman" w:cs="Times New Roman" w:eastAsia="Times New Roman" w:hAnsi="Times New Roman"/>
            <w:sz w:val="24"/>
            <w:szCs w:val="24"/>
            <w:rtl w:val="0"/>
          </w:rPr>
          <w:t xml:space="preserve">, através da </w:t>
        </w:r>
        <w:r w:rsidDel="00000000" w:rsidR="00000000" w:rsidRPr="00000000">
          <w:rPr>
            <w:rFonts w:ascii="Times New Roman" w:cs="Times New Roman" w:eastAsia="Times New Roman" w:hAnsi="Times New Roman"/>
            <w:sz w:val="24"/>
            <w:szCs w:val="24"/>
            <w:rtl w:val="0"/>
            <w:rPrChange w:author="Rafael Jácome" w:id="79" w:date="2025-12-23T21:02:39Z">
              <w:rPr>
                <w:rFonts w:ascii="Times New Roman" w:cs="Times New Roman" w:eastAsia="Times New Roman" w:hAnsi="Times New Roman"/>
                <w:sz w:val="24"/>
                <w:szCs w:val="24"/>
              </w:rPr>
            </w:rPrChange>
          </w:rPr>
          <w:t xml:space="preserve">espontânea</w:t>
        </w:r>
        <w:r w:rsidDel="00000000" w:rsidR="00000000" w:rsidRPr="00000000">
          <w:rPr>
            <w:rFonts w:ascii="Times New Roman" w:cs="Times New Roman" w:eastAsia="Times New Roman" w:hAnsi="Times New Roman"/>
            <w:sz w:val="24"/>
            <w:szCs w:val="24"/>
            <w:rtl w:val="0"/>
          </w:rPr>
          <w:t xml:space="preserve"> e também orquestrada brutalização das relações.</w:t>
        </w:r>
      </w:ins>
    </w:p>
    <w:p w:rsidR="00000000" w:rsidDel="00000000" w:rsidP="00000000" w:rsidRDefault="00000000" w:rsidRPr="00000000" w14:paraId="0000000E">
      <w:pPr>
        <w:jc w:val="both"/>
        <w:rPr>
          <w:ins w:author="Rafael Jácome" w:id="77" w:date="2025-12-23T21:02:39Z"/>
          <w:rFonts w:ascii="Times New Roman" w:cs="Times New Roman" w:eastAsia="Times New Roman" w:hAnsi="Times New Roman"/>
          <w:sz w:val="24"/>
          <w:szCs w:val="24"/>
        </w:rPr>
      </w:pPr>
      <w:ins w:author="Rafael Jácome" w:id="77" w:date="2025-12-23T21:02:39Z">
        <w:r w:rsidDel="00000000" w:rsidR="00000000" w:rsidRPr="00000000">
          <w:rPr>
            <w:rtl w:val="0"/>
          </w:rPr>
        </w:r>
      </w:ins>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da degradação das condições de vida e trabalho, o patriarcado no modo de produção capitalista </w:t>
      </w:r>
      <w:ins w:author="Rafael Jácome" w:id="84" w:date="2025-12-23T21:05:19Z">
        <w:r w:rsidDel="00000000" w:rsidR="00000000" w:rsidRPr="00000000">
          <w:rPr>
            <w:rFonts w:ascii="Times New Roman" w:cs="Times New Roman" w:eastAsia="Times New Roman" w:hAnsi="Times New Roman"/>
            <w:sz w:val="24"/>
            <w:szCs w:val="24"/>
            <w:rtl w:val="0"/>
          </w:rPr>
          <w:t xml:space="preserve">retoma as fórmulas </w:t>
        </w:r>
        <w:r w:rsidDel="00000000" w:rsidR="00000000" w:rsidRPr="00000000">
          <w:rPr>
            <w:rFonts w:ascii="Times New Roman" w:cs="Times New Roman" w:eastAsia="Times New Roman" w:hAnsi="Times New Roman"/>
            <w:sz w:val="24"/>
            <w:szCs w:val="24"/>
            <w:rtl w:val="0"/>
            <w:rPrChange w:author="Rafael Jácome" w:id="85" w:date="2025-12-23T21:05:19Z">
              <w:rPr>
                <w:rFonts w:ascii="Times New Roman" w:cs="Times New Roman" w:eastAsia="Times New Roman" w:hAnsi="Times New Roman"/>
                <w:sz w:val="24"/>
                <w:szCs w:val="24"/>
              </w:rPr>
            </w:rPrChange>
          </w:rPr>
          <w:t xml:space="preserve">caquéticas</w:t>
        </w:r>
        <w:r w:rsidDel="00000000" w:rsidR="00000000" w:rsidRPr="00000000">
          <w:rPr>
            <w:rFonts w:ascii="Times New Roman" w:cs="Times New Roman" w:eastAsia="Times New Roman" w:hAnsi="Times New Roman"/>
            <w:sz w:val="24"/>
            <w:szCs w:val="24"/>
            <w:rtl w:val="0"/>
          </w:rPr>
          <w:t xml:space="preserve"> (porém bastante vívidas)</w:t>
        </w:r>
      </w:ins>
      <w:del w:author="Rafael Jácome" w:id="84" w:date="2025-12-23T21:05:19Z">
        <w:r w:rsidDel="00000000" w:rsidR="00000000" w:rsidRPr="00000000">
          <w:rPr>
            <w:rFonts w:ascii="Times New Roman" w:cs="Times New Roman" w:eastAsia="Times New Roman" w:hAnsi="Times New Roman"/>
            <w:sz w:val="24"/>
            <w:szCs w:val="24"/>
            <w:rtl w:val="0"/>
          </w:rPr>
          <w:delText xml:space="preserve">é um</w:delText>
        </w:r>
      </w:del>
      <w:r w:rsidDel="00000000" w:rsidR="00000000" w:rsidRPr="00000000">
        <w:rPr>
          <w:rFonts w:ascii="Times New Roman" w:cs="Times New Roman" w:eastAsia="Times New Roman" w:hAnsi="Times New Roman"/>
          <w:sz w:val="24"/>
          <w:szCs w:val="24"/>
          <w:rtl w:val="0"/>
        </w:rPr>
        <w:t xml:space="preserve"> </w:t>
      </w:r>
      <w:del w:author="Rafael Jácome" w:id="86" w:date="2025-12-23T21:06:00Z">
        <w:r w:rsidDel="00000000" w:rsidR="00000000" w:rsidRPr="00000000">
          <w:rPr>
            <w:rFonts w:ascii="Times New Roman" w:cs="Times New Roman" w:eastAsia="Times New Roman" w:hAnsi="Times New Roman"/>
            <w:sz w:val="24"/>
            <w:szCs w:val="24"/>
            <w:rtl w:val="0"/>
          </w:rPr>
          <w:delText xml:space="preserve">regime </w:delText>
        </w:r>
      </w:del>
      <w:r w:rsidDel="00000000" w:rsidR="00000000" w:rsidRPr="00000000">
        <w:rPr>
          <w:rFonts w:ascii="Times New Roman" w:cs="Times New Roman" w:eastAsia="Times New Roman" w:hAnsi="Times New Roman"/>
          <w:sz w:val="24"/>
          <w:szCs w:val="24"/>
          <w:rtl w:val="0"/>
        </w:rPr>
        <w:t xml:space="preserve">de regulação opressiva das relações de gênero, tendo a família monogâmica enquanto núcleo da reprodução social capitalista. O patriarcado enquanto regime de reprodução capitalista no interior da família mata as mulheres</w:t>
      </w:r>
      <w:ins w:author="Marco Tulio Vieira" w:id="87" w:date="2025-12-26T19:37:37Z">
        <w:r w:rsidDel="00000000" w:rsidR="00000000" w:rsidRPr="00000000">
          <w:rPr>
            <w:rFonts w:ascii="Times New Roman" w:cs="Times New Roman" w:eastAsia="Times New Roman" w:hAnsi="Times New Roman"/>
            <w:sz w:val="24"/>
            <w:szCs w:val="24"/>
            <w:rtl w:val="0"/>
          </w:rPr>
          <w:t xml:space="preserve">, afeta as crianças</w:t>
        </w:r>
      </w:ins>
      <w:del w:author="Marco Tulio Vieira" w:id="87" w:date="2025-12-26T19:37:37Z">
        <w:r w:rsidDel="00000000" w:rsidR="00000000" w:rsidRPr="00000000">
          <w:rPr>
            <w:rFonts w:ascii="Times New Roman" w:cs="Times New Roman" w:eastAsia="Times New Roman" w:hAnsi="Times New Roman"/>
            <w:sz w:val="24"/>
            <w:szCs w:val="24"/>
            <w:rtl w:val="0"/>
          </w:rPr>
          <w:delText xml:space="preserve"> </w:delText>
        </w:r>
      </w:del>
      <w:ins w:author="Marco Tulio Vieira" w:id="87" w:date="2025-12-26T19:37:37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e, ao mesmo tempo, </w:t>
      </w:r>
      <w:ins w:author="Rafael Jácome" w:id="88" w:date="2025-12-23T21:06:34Z">
        <w:r w:rsidDel="00000000" w:rsidR="00000000" w:rsidRPr="00000000">
          <w:rPr>
            <w:rFonts w:ascii="Times New Roman" w:cs="Times New Roman" w:eastAsia="Times New Roman" w:hAnsi="Times New Roman"/>
            <w:sz w:val="24"/>
            <w:szCs w:val="24"/>
            <w:rtl w:val="0"/>
          </w:rPr>
          <w:t xml:space="preserve">degrada a subjetividade socialmente estipulada como masculina</w:t>
        </w:r>
      </w:ins>
      <w:del w:author="Rafael Jácome" w:id="88" w:date="2025-12-23T21:06:34Z">
        <w:r w:rsidDel="00000000" w:rsidR="00000000" w:rsidRPr="00000000">
          <w:rPr>
            <w:rFonts w:ascii="Times New Roman" w:cs="Times New Roman" w:eastAsia="Times New Roman" w:hAnsi="Times New Roman"/>
            <w:sz w:val="24"/>
            <w:szCs w:val="24"/>
            <w:rtl w:val="0"/>
          </w:rPr>
          <w:delText xml:space="preserve">a vida afetiva dos homens</w:delText>
        </w:r>
      </w:del>
      <w:r w:rsidDel="00000000" w:rsidR="00000000" w:rsidRPr="00000000">
        <w:rPr>
          <w:rFonts w:ascii="Times New Roman" w:cs="Times New Roman" w:eastAsia="Times New Roman" w:hAnsi="Times New Roman"/>
          <w:sz w:val="24"/>
          <w:szCs w:val="24"/>
          <w:rtl w:val="0"/>
        </w:rPr>
        <w:t xml:space="preserve">, como bem pontuou a militante </w:t>
      </w:r>
      <w:del w:author="Rafael Jácome" w:id="89" w:date="2025-12-23T21:09:50Z">
        <w:r w:rsidDel="00000000" w:rsidR="00000000" w:rsidRPr="00000000">
          <w:rPr>
            <w:rFonts w:ascii="Times New Roman" w:cs="Times New Roman" w:eastAsia="Times New Roman" w:hAnsi="Times New Roman"/>
            <w:sz w:val="24"/>
            <w:szCs w:val="24"/>
            <w:rtl w:val="0"/>
          </w:rPr>
          <w:delText xml:space="preserve">Nathália Mozer</w:delText>
        </w:r>
      </w:del>
      <w:ins w:author="Rafael Jácome" w:id="89" w:date="2025-12-23T21:09:50Z">
        <w:r w:rsidDel="00000000" w:rsidR="00000000" w:rsidRPr="00000000">
          <w:fldChar w:fldCharType="begin"/>
          <w:instrText xml:space="preserve"> HYPERLINK "https://pcb.org.br/portal2/33428"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Nathália Mozer</w:t>
        </w:r>
        <w:r w:rsidDel="00000000" w:rsidR="00000000" w:rsidRPr="00000000">
          <w:fldChar w:fldCharType="end"/>
        </w:r>
      </w:ins>
      <w:ins w:author="Rafael Jácome" w:id="90" w:date="2025-12-23T21:09:27Z">
        <w:r w:rsidDel="00000000" w:rsidR="00000000" w:rsidRPr="00000000">
          <w:rPr>
            <w:rFonts w:ascii="Times New Roman" w:cs="Times New Roman" w:eastAsia="Times New Roman" w:hAnsi="Times New Roman"/>
            <w:sz w:val="24"/>
            <w:szCs w:val="24"/>
            <w:rtl w:val="0"/>
          </w:rPr>
          <w:t xml:space="preserve">.</w:t>
        </w:r>
      </w:ins>
      <w:del w:author="Rafael Jácome" w:id="90" w:date="2025-12-23T21:09:27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w:t>
      </w:r>
      <w:ins w:author="Rafael Jácome" w:id="91" w:date="2025-12-23T21:09:30Z">
        <w:r w:rsidDel="00000000" w:rsidR="00000000" w:rsidRPr="00000000">
          <w:rPr>
            <w:rFonts w:ascii="Times New Roman" w:cs="Times New Roman" w:eastAsia="Times New Roman" w:hAnsi="Times New Roman"/>
            <w:sz w:val="24"/>
            <w:szCs w:val="24"/>
            <w:rtl w:val="0"/>
          </w:rPr>
          <w:t xml:space="preserve">A</w:t>
        </w:r>
      </w:ins>
      <w:del w:author="Rafael Jácome" w:id="91" w:date="2025-12-23T21:09:30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 luta pela vida das mulheres e seus direitos reprodutivos se faz essencial na medida que a degradação das condições de emprego aliado a função produtiva que o patriarcado imputa aos homens enquanto “chefes de família” faz com que parte considerável dos homens trabalhadores façam aderência a ideologias conservadoras e misóginas como os </w:t>
      </w:r>
      <w:r w:rsidDel="00000000" w:rsidR="00000000" w:rsidRPr="00000000">
        <w:rPr>
          <w:rFonts w:ascii="Times New Roman" w:cs="Times New Roman" w:eastAsia="Times New Roman" w:hAnsi="Times New Roman"/>
          <w:i w:val="1"/>
          <w:iCs w:val="1"/>
          <w:sz w:val="24"/>
          <w:szCs w:val="24"/>
          <w:rtl w:val="0"/>
        </w:rPr>
        <w:t xml:space="preserve">Red Pills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Internacional Reacionária e a morte da esquerda</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 uma conjuntura marcada</w:t>
      </w:r>
      <w:r w:rsidDel="00000000" w:rsidR="00000000" w:rsidRPr="00000000">
        <w:rPr>
          <w:rFonts w:ascii="Times New Roman" w:cs="Times New Roman" w:eastAsia="Times New Roman" w:hAnsi="Times New Roman"/>
          <w:sz w:val="24"/>
          <w:szCs w:val="24"/>
          <w:rtl w:val="0"/>
        </w:rPr>
        <w:t xml:space="preserve"> pelo avanço da</w:t>
      </w:r>
      <w:del w:author="Rafael Jácome" w:id="92" w:date="2025-12-23T22:24:28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w:t>
      </w:r>
      <w:ins w:author="Rafael Jácome" w:id="93" w:date="2025-12-23T22:24:17Z">
        <w:r w:rsidDel="00000000" w:rsidR="00000000" w:rsidRPr="00000000">
          <w:rPr>
            <w:rFonts w:ascii="Times New Roman" w:cs="Times New Roman" w:eastAsia="Times New Roman" w:hAnsi="Times New Roman"/>
            <w:sz w:val="24"/>
            <w:szCs w:val="24"/>
            <w:rtl w:val="0"/>
          </w:rPr>
          <w:t xml:space="preserve">degradação</w:t>
        </w:r>
      </w:ins>
      <w:del w:author="Rafael Jácome" w:id="93" w:date="2025-12-23T22:24:17Z">
        <w:r w:rsidDel="00000000" w:rsidR="00000000" w:rsidRPr="00000000">
          <w:rPr>
            <w:rFonts w:ascii="Times New Roman" w:cs="Times New Roman" w:eastAsia="Times New Roman" w:hAnsi="Times New Roman"/>
            <w:sz w:val="24"/>
            <w:szCs w:val="24"/>
            <w:rtl w:val="0"/>
          </w:rPr>
          <w:delText xml:space="preserve">mudanças </w:delText>
        </w:r>
      </w:del>
      <w:r w:rsidDel="00000000" w:rsidR="00000000" w:rsidRPr="00000000">
        <w:rPr>
          <w:rFonts w:ascii="Times New Roman" w:cs="Times New Roman" w:eastAsia="Times New Roman" w:hAnsi="Times New Roman"/>
          <w:sz w:val="24"/>
          <w:szCs w:val="24"/>
          <w:rtl w:val="0"/>
        </w:rPr>
        <w:t xml:space="preserve">climática</w:t>
      </w:r>
      <w:del w:author="Rafael Jácome" w:id="94" w:date="2025-12-23T22:24:24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w:t>
      </w:r>
      <w:ins w:author="Rafael Jácome" w:id="95" w:date="2025-12-23T22:24:50Z">
        <w:r w:rsidDel="00000000" w:rsidR="00000000" w:rsidRPr="00000000">
          <w:rPr>
            <w:rFonts w:ascii="Times New Roman" w:cs="Times New Roman" w:eastAsia="Times New Roman" w:hAnsi="Times New Roman"/>
            <w:sz w:val="24"/>
            <w:szCs w:val="24"/>
            <w:rtl w:val="0"/>
          </w:rPr>
          <w:t xml:space="preserve">pelo avanço</w:t>
        </w:r>
        <w:del w:author="Marco Tulio Vieira" w:id="96" w:date="2025-12-26T19:38:14Z">
          <w:r w:rsidDel="00000000" w:rsidR="00000000" w:rsidRPr="00000000">
            <w:rPr>
              <w:rFonts w:ascii="Times New Roman" w:cs="Times New Roman" w:eastAsia="Times New Roman" w:hAnsi="Times New Roman"/>
              <w:sz w:val="24"/>
              <w:szCs w:val="24"/>
              <w:rtl w:val="0"/>
            </w:rPr>
            <w:delText xml:space="preserve">i</w:delText>
          </w:r>
        </w:del>
        <w:r w:rsidDel="00000000" w:rsidR="00000000" w:rsidRPr="00000000">
          <w:rPr>
            <w:rFonts w:ascii="Times New Roman" w:cs="Times New Roman" w:eastAsia="Times New Roman" w:hAnsi="Times New Roman"/>
            <w:sz w:val="24"/>
            <w:szCs w:val="24"/>
            <w:rtl w:val="0"/>
          </w:rPr>
          <w:t xml:space="preserve"> tecnológico não planejado e feito sob as e</w:t>
        </w:r>
      </w:ins>
      <w:ins w:author="Marco Tulio Vieira" w:id="97" w:date="2025-12-26T19:38:28Z">
        <w:r w:rsidDel="00000000" w:rsidR="00000000" w:rsidRPr="00000000">
          <w:rPr>
            <w:rFonts w:ascii="Times New Roman" w:cs="Times New Roman" w:eastAsia="Times New Roman" w:hAnsi="Times New Roman"/>
            <w:sz w:val="24"/>
            <w:szCs w:val="24"/>
            <w:rtl w:val="0"/>
          </w:rPr>
          <w:t xml:space="preserve">s</w:t>
        </w:r>
      </w:ins>
      <w:ins w:author="Rafael Jácome" w:id="95" w:date="2025-12-23T22:24:50Z">
        <w:del w:author="Marco Tulio Vieira" w:id="97" w:date="2025-12-26T19:38:28Z">
          <w:r w:rsidDel="00000000" w:rsidR="00000000" w:rsidRPr="00000000">
            <w:rPr>
              <w:rFonts w:ascii="Times New Roman" w:cs="Times New Roman" w:eastAsia="Times New Roman" w:hAnsi="Times New Roman"/>
              <w:sz w:val="24"/>
              <w:szCs w:val="24"/>
              <w:rtl w:val="0"/>
            </w:rPr>
            <w:delText xml:space="preserve">x</w:delText>
          </w:r>
        </w:del>
        <w:r w:rsidDel="00000000" w:rsidR="00000000" w:rsidRPr="00000000">
          <w:rPr>
            <w:rFonts w:ascii="Times New Roman" w:cs="Times New Roman" w:eastAsia="Times New Roman" w:hAnsi="Times New Roman"/>
            <w:sz w:val="24"/>
            <w:szCs w:val="24"/>
            <w:rtl w:val="0"/>
          </w:rPr>
          <w:t xml:space="preserve">pontâneas e fetichizadas relações de troca no capitalismo, </w:t>
        </w:r>
      </w:ins>
      <w:r w:rsidDel="00000000" w:rsidR="00000000" w:rsidRPr="00000000">
        <w:rPr>
          <w:rFonts w:ascii="Times New Roman" w:cs="Times New Roman" w:eastAsia="Times New Roman" w:hAnsi="Times New Roman"/>
          <w:sz w:val="24"/>
          <w:szCs w:val="24"/>
          <w:rtl w:val="0"/>
        </w:rPr>
        <w:t xml:space="preserve">pelo acirramento das disputas geopolíticas (especialmente em seu âmbito geoestratégico) entre as potências capitalistas e pel</w:t>
      </w:r>
      <w:ins w:author="Rafael Jácome" w:id="98" w:date="2025-12-23T22:25:58Z">
        <w:r w:rsidDel="00000000" w:rsidR="00000000" w:rsidRPr="00000000">
          <w:rPr>
            <w:rFonts w:ascii="Times New Roman" w:cs="Times New Roman" w:eastAsia="Times New Roman" w:hAnsi="Times New Roman"/>
            <w:sz w:val="24"/>
            <w:szCs w:val="24"/>
            <w:rtl w:val="0"/>
          </w:rPr>
          <w:t xml:space="preserve">o</w:t>
        </w:r>
      </w:ins>
      <w:del w:author="Rafael Jácome" w:id="98" w:date="2025-12-23T22:25:58Z">
        <w:r w:rsidDel="00000000" w:rsidR="00000000" w:rsidRPr="00000000">
          <w:rPr>
            <w:rFonts w:ascii="Times New Roman" w:cs="Times New Roman" w:eastAsia="Times New Roman" w:hAnsi="Times New Roman"/>
            <w:sz w:val="24"/>
            <w:szCs w:val="24"/>
            <w:rtl w:val="0"/>
          </w:rPr>
          <w:delText xml:space="preserve">o bárbaro </w:delText>
        </w:r>
      </w:del>
      <w:r w:rsidDel="00000000" w:rsidR="00000000" w:rsidRPr="00000000">
        <w:rPr>
          <w:rFonts w:ascii="Times New Roman" w:cs="Times New Roman" w:eastAsia="Times New Roman" w:hAnsi="Times New Roman"/>
          <w:sz w:val="24"/>
          <w:szCs w:val="24"/>
          <w:rtl w:val="0"/>
        </w:rPr>
        <w:t xml:space="preserve">genocídio</w:t>
      </w:r>
      <w:ins w:author="Rafael Jácome" w:id="99" w:date="2025-12-23T22:26:25Z">
        <w:r w:rsidDel="00000000" w:rsidR="00000000" w:rsidRPr="00000000">
          <w:rPr>
            <w:rFonts w:ascii="Times New Roman" w:cs="Times New Roman" w:eastAsia="Times New Roman" w:hAnsi="Times New Roman"/>
            <w:sz w:val="24"/>
            <w:szCs w:val="24"/>
            <w:rtl w:val="0"/>
          </w:rPr>
          <w:t xml:space="preserve"> (lento ou </w:t>
        </w:r>
      </w:ins>
      <w:ins w:author="Marco Tulio Vieira" w:id="100" w:date="2025-12-26T19:38:41Z">
        <w:r w:rsidDel="00000000" w:rsidR="00000000" w:rsidRPr="00000000">
          <w:rPr>
            <w:rFonts w:ascii="Times New Roman" w:cs="Times New Roman" w:eastAsia="Times New Roman" w:hAnsi="Times New Roman"/>
            <w:sz w:val="24"/>
            <w:szCs w:val="24"/>
            <w:rtl w:val="0"/>
            <w:rPrChange w:author="Marco Tulio Vieira" w:id="101" w:date="2025-12-26T19:38:41Z">
              <w:rPr>
                <w:rFonts w:ascii="Times New Roman" w:cs="Times New Roman" w:eastAsia="Times New Roman" w:hAnsi="Times New Roman"/>
                <w:sz w:val="24"/>
                <w:szCs w:val="24"/>
              </w:rPr>
            </w:rPrChange>
          </w:rPr>
          <w:t xml:space="preserve">acelerado</w:t>
        </w:r>
      </w:ins>
      <w:ins w:author="Rafael Jácome" w:id="99" w:date="2025-12-23T22:26:25Z">
        <w:del w:author="Marco Tulio Vieira" w:id="100" w:date="2025-12-26T19:38:41Z">
          <w:r w:rsidDel="00000000" w:rsidR="00000000" w:rsidRPr="00000000">
            <w:rPr>
              <w:rFonts w:ascii="Times New Roman" w:cs="Times New Roman" w:eastAsia="Times New Roman" w:hAnsi="Times New Roman"/>
              <w:sz w:val="24"/>
              <w:szCs w:val="24"/>
              <w:rtl w:val="0"/>
              <w:rPrChange w:author="Marco Tulio Vieira" w:id="101" w:date="2025-12-26T19:38:41Z">
                <w:rPr>
                  <w:rFonts w:ascii="Times New Roman" w:cs="Times New Roman" w:eastAsia="Times New Roman" w:hAnsi="Times New Roman"/>
                  <w:sz w:val="24"/>
                  <w:szCs w:val="24"/>
                </w:rPr>
              </w:rPrChange>
            </w:rPr>
            <w:delText xml:space="preserve">acelardo</w:delText>
          </w:r>
        </w:del>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Rafael Jácome" w:id="102" w:date="2025-12-23T22:26:43Z">
        <w:r w:rsidDel="00000000" w:rsidR="00000000" w:rsidRPr="00000000">
          <w:rPr>
            <w:rFonts w:ascii="Times New Roman" w:cs="Times New Roman" w:eastAsia="Times New Roman" w:hAnsi="Times New Roman"/>
            <w:sz w:val="24"/>
            <w:szCs w:val="24"/>
            <w:rtl w:val="0"/>
          </w:rPr>
          <w:t xml:space="preserve">de</w:t>
        </w:r>
        <w:del w:author="Marco Tulio Vieira" w:id="103" w:date="2025-12-26T19:38:46Z">
          <w:r w:rsidDel="00000000" w:rsidR="00000000" w:rsidRPr="00000000">
            <w:rPr>
              <w:rFonts w:ascii="Times New Roman" w:cs="Times New Roman" w:eastAsia="Times New Roman" w:hAnsi="Times New Roman"/>
              <w:sz w:val="24"/>
              <w:szCs w:val="24"/>
              <w:rtl w:val="0"/>
            </w:rPr>
            <w:delText xml:space="preserve"> de</w:delText>
          </w:r>
        </w:del>
        <w:r w:rsidDel="00000000" w:rsidR="00000000" w:rsidRPr="00000000">
          <w:rPr>
            <w:rFonts w:ascii="Times New Roman" w:cs="Times New Roman" w:eastAsia="Times New Roman" w:hAnsi="Times New Roman"/>
            <w:sz w:val="24"/>
            <w:szCs w:val="24"/>
            <w:rtl w:val="0"/>
          </w:rPr>
          <w:t xml:space="preserve"> trabalhadores ao redor do mundo</w:t>
        </w:r>
      </w:ins>
      <w:del w:author="Rafael Jácome" w:id="102" w:date="2025-12-23T22:26:43Z">
        <w:r w:rsidDel="00000000" w:rsidR="00000000" w:rsidRPr="00000000">
          <w:rPr>
            <w:rFonts w:ascii="Times New Roman" w:cs="Times New Roman" w:eastAsia="Times New Roman" w:hAnsi="Times New Roman"/>
            <w:sz w:val="24"/>
            <w:szCs w:val="24"/>
            <w:rtl w:val="0"/>
          </w:rPr>
          <w:delText xml:space="preserve">do povo palestino</w:delText>
        </w:r>
      </w:del>
      <w:r w:rsidDel="00000000" w:rsidR="00000000" w:rsidRPr="00000000">
        <w:rPr>
          <w:rFonts w:ascii="Times New Roman" w:cs="Times New Roman" w:eastAsia="Times New Roman" w:hAnsi="Times New Roman"/>
          <w:sz w:val="24"/>
          <w:szCs w:val="24"/>
          <w:rtl w:val="0"/>
        </w:rPr>
        <w:t xml:space="preserve">, a </w:t>
      </w:r>
      <w:ins w:author="Rafael Jácome" w:id="104" w:date="2025-12-23T22:27:14Z">
        <w:r w:rsidDel="00000000" w:rsidR="00000000" w:rsidRPr="00000000">
          <w:rPr>
            <w:rFonts w:ascii="Times New Roman" w:cs="Times New Roman" w:eastAsia="Times New Roman" w:hAnsi="Times New Roman"/>
            <w:sz w:val="24"/>
            <w:szCs w:val="24"/>
            <w:rtl w:val="0"/>
          </w:rPr>
          <w:t xml:space="preserve">impotência (leia-se: incapacidade aliada a ausência de possibilidades objetivas, até o presente momento)</w:t>
        </w:r>
      </w:ins>
      <w:del w:author="Rafael Jácome" w:id="104" w:date="2025-12-23T22:27:14Z">
        <w:r w:rsidDel="00000000" w:rsidR="00000000" w:rsidRPr="00000000">
          <w:rPr>
            <w:rFonts w:ascii="Times New Roman" w:cs="Times New Roman" w:eastAsia="Times New Roman" w:hAnsi="Times New Roman"/>
            <w:sz w:val="24"/>
            <w:szCs w:val="24"/>
            <w:rtl w:val="0"/>
          </w:rPr>
          <w:delText xml:space="preserve">incapacidade </w:delText>
        </w:r>
      </w:del>
      <w:r w:rsidDel="00000000" w:rsidR="00000000" w:rsidRPr="00000000">
        <w:rPr>
          <w:rFonts w:ascii="Times New Roman" w:cs="Times New Roman" w:eastAsia="Times New Roman" w:hAnsi="Times New Roman"/>
          <w:sz w:val="24"/>
          <w:szCs w:val="24"/>
          <w:rtl w:val="0"/>
        </w:rPr>
        <w:t xml:space="preserve">dos setores de esquerda de conduzir as massas para um projeto político (qualquer que seja) se faz </w:t>
      </w:r>
      <w:r w:rsidDel="00000000" w:rsidR="00000000" w:rsidRPr="00000000">
        <w:rPr>
          <w:rFonts w:ascii="Times New Roman" w:cs="Times New Roman" w:eastAsia="Times New Roman" w:hAnsi="Times New Roman"/>
          <w:sz w:val="24"/>
          <w:szCs w:val="24"/>
          <w:rtl w:val="0"/>
        </w:rPr>
        <w:t xml:space="preserve">flagrante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ofensiva da extrema-direita em todo o mundo, principalmente no chamado ocidente, </w:t>
      </w:r>
      <w:ins w:author="Rafael Jácome" w:id="105" w:date="2025-12-23T22:28:42Z">
        <w:r w:rsidDel="00000000" w:rsidR="00000000" w:rsidRPr="00000000">
          <w:rPr>
            <w:rFonts w:ascii="Times New Roman" w:cs="Times New Roman" w:eastAsia="Times New Roman" w:hAnsi="Times New Roman"/>
            <w:sz w:val="24"/>
            <w:szCs w:val="24"/>
            <w:rtl w:val="0"/>
          </w:rPr>
          <w:t xml:space="preserve">busca se estrturar</w:t>
        </w:r>
      </w:ins>
      <w:del w:author="Rafael Jácome" w:id="105" w:date="2025-12-23T22:28:42Z">
        <w:r w:rsidDel="00000000" w:rsidR="00000000" w:rsidRPr="00000000">
          <w:rPr>
            <w:rFonts w:ascii="Times New Roman" w:cs="Times New Roman" w:eastAsia="Times New Roman" w:hAnsi="Times New Roman"/>
            <w:sz w:val="24"/>
            <w:szCs w:val="24"/>
            <w:rtl w:val="0"/>
          </w:rPr>
          <w:delText xml:space="preserve">estruturada </w:delText>
        </w:r>
      </w:del>
      <w:r w:rsidDel="00000000" w:rsidR="00000000" w:rsidRPr="00000000">
        <w:rPr>
          <w:rFonts w:ascii="Times New Roman" w:cs="Times New Roman" w:eastAsia="Times New Roman" w:hAnsi="Times New Roman"/>
          <w:sz w:val="24"/>
          <w:szCs w:val="24"/>
          <w:rtl w:val="0"/>
        </w:rPr>
        <w:t xml:space="preserve">na forma de uma Internacional Reacionária, com unidade de ação e um aparente programa mínimo</w:t>
      </w:r>
      <w:ins w:author="Rafael Jácome" w:id="106" w:date="2025-12-23T22:29:08Z">
        <w:r w:rsidDel="00000000" w:rsidR="00000000" w:rsidRPr="00000000">
          <w:rPr>
            <w:rFonts w:ascii="Times New Roman" w:cs="Times New Roman" w:eastAsia="Times New Roman" w:hAnsi="Times New Roman"/>
            <w:sz w:val="24"/>
            <w:szCs w:val="24"/>
            <w:rtl w:val="0"/>
          </w:rPr>
          <w:t xml:space="preserve"> (a liberação de quaisquer amarras no processo de reprodução do capital)</w:t>
        </w:r>
      </w:ins>
      <w:r w:rsidDel="00000000" w:rsidR="00000000" w:rsidRPr="00000000">
        <w:rPr>
          <w:rFonts w:ascii="Times New Roman" w:cs="Times New Roman" w:eastAsia="Times New Roman" w:hAnsi="Times New Roman"/>
          <w:sz w:val="24"/>
          <w:szCs w:val="24"/>
          <w:rtl w:val="0"/>
        </w:rPr>
        <w:t xml:space="preserve">,  faz com que seja urgente para os comunistas tirar lições do último ciclo de governos progressistas (encerrado com a vitória eleitoral de direita na Bolívia)</w:t>
      </w:r>
      <w:ins w:author="Rafael Jácome" w:id="107" w:date="2025-12-23T22:30:14Z">
        <w:r w:rsidDel="00000000" w:rsidR="00000000" w:rsidRPr="00000000">
          <w:rPr>
            <w:rFonts w:ascii="Times New Roman" w:cs="Times New Roman" w:eastAsia="Times New Roman" w:hAnsi="Times New Roman"/>
            <w:sz w:val="24"/>
            <w:szCs w:val="24"/>
            <w:rtl w:val="0"/>
          </w:rPr>
          <w:t xml:space="preserve">.</w:t>
        </w:r>
      </w:ins>
      <w:del w:author="Rafael Jácome" w:id="107" w:date="2025-12-23T22:30:14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w:t>
      </w:r>
      <w:ins w:author="Rafael Jácome" w:id="108" w:date="2025-12-23T22:30:31Z">
        <w:r w:rsidDel="00000000" w:rsidR="00000000" w:rsidRPr="00000000">
          <w:rPr>
            <w:rFonts w:ascii="Times New Roman" w:cs="Times New Roman" w:eastAsia="Times New Roman" w:hAnsi="Times New Roman"/>
            <w:sz w:val="24"/>
            <w:szCs w:val="24"/>
            <w:rtl w:val="0"/>
          </w:rPr>
          <w:t xml:space="preserve">Vemos em nosso continente, em seus últimos espasmos vacilantes e ainda mais rebaixados, </w:t>
        </w:r>
      </w:ins>
      <w:del w:author="Rafael Jácome" w:id="108" w:date="2025-12-23T22:30:31Z">
        <w:r w:rsidDel="00000000" w:rsidR="00000000" w:rsidRPr="00000000">
          <w:rPr>
            <w:rFonts w:ascii="Times New Roman" w:cs="Times New Roman" w:eastAsia="Times New Roman" w:hAnsi="Times New Roman"/>
            <w:sz w:val="24"/>
            <w:szCs w:val="24"/>
            <w:rtl w:val="0"/>
          </w:rPr>
          <w:delText xml:space="preserve">soterrando </w:delText>
        </w:r>
      </w:del>
      <w:r w:rsidDel="00000000" w:rsidR="00000000" w:rsidRPr="00000000">
        <w:rPr>
          <w:rFonts w:ascii="Times New Roman" w:cs="Times New Roman" w:eastAsia="Times New Roman" w:hAnsi="Times New Roman"/>
          <w:sz w:val="24"/>
          <w:szCs w:val="24"/>
          <w:rtl w:val="0"/>
        </w:rPr>
        <w:t xml:space="preserve">o </w:t>
      </w:r>
      <w:ins w:author="Rafael Jácome" w:id="109" w:date="2025-12-23T22:31:07Z">
        <w:r w:rsidDel="00000000" w:rsidR="00000000" w:rsidRPr="00000000">
          <w:rPr>
            <w:rFonts w:ascii="Times New Roman" w:cs="Times New Roman" w:eastAsia="Times New Roman" w:hAnsi="Times New Roman"/>
            <w:sz w:val="24"/>
            <w:szCs w:val="24"/>
            <w:rtl w:val="0"/>
          </w:rPr>
          <w:t xml:space="preserve">esgotamento </w:t>
        </w:r>
      </w:ins>
      <w:del w:author="Rafael Jácome" w:id="109" w:date="2025-12-23T22:31:07Z">
        <w:r w:rsidDel="00000000" w:rsidR="00000000" w:rsidRPr="00000000">
          <w:rPr>
            <w:rFonts w:ascii="Times New Roman" w:cs="Times New Roman" w:eastAsia="Times New Roman" w:hAnsi="Times New Roman"/>
            <w:sz w:val="24"/>
            <w:szCs w:val="24"/>
            <w:rtl w:val="0"/>
          </w:rPr>
          <w:delText xml:space="preserve">derradeiro bastião </w:delText>
        </w:r>
      </w:del>
      <w:r w:rsidDel="00000000" w:rsidR="00000000" w:rsidRPr="00000000">
        <w:rPr>
          <w:rFonts w:ascii="Times New Roman" w:cs="Times New Roman" w:eastAsia="Times New Roman" w:hAnsi="Times New Roman"/>
          <w:sz w:val="24"/>
          <w:szCs w:val="24"/>
          <w:rtl w:val="0"/>
        </w:rPr>
        <w:t xml:space="preserve">da chamada “Onda Rosa” da América Latina, </w:t>
      </w:r>
      <w:ins w:author="Rafael Jácome" w:id="110" w:date="2025-12-23T22:32:16Z">
        <w:r w:rsidDel="00000000" w:rsidR="00000000" w:rsidRPr="00000000">
          <w:rPr>
            <w:rFonts w:ascii="Times New Roman" w:cs="Times New Roman" w:eastAsia="Times New Roman" w:hAnsi="Times New Roman"/>
            <w:sz w:val="24"/>
            <w:szCs w:val="24"/>
            <w:rtl w:val="0"/>
          </w:rPr>
          <w:t xml:space="preserve">desde </w:t>
        </w:r>
      </w:ins>
      <w:del w:author="Rafael Jácome" w:id="110" w:date="2025-12-23T22:32:16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a acachapante vitória da direita </w:t>
      </w:r>
      <w:ins w:author="Marco Tulio Vieira" w:id="111" w:date="2025-12-26T19:39:37Z">
        <w:r w:rsidDel="00000000" w:rsidR="00000000" w:rsidRPr="00000000">
          <w:rPr>
            <w:rFonts w:ascii="Times New Roman" w:cs="Times New Roman" w:eastAsia="Times New Roman" w:hAnsi="Times New Roman"/>
            <w:sz w:val="24"/>
            <w:szCs w:val="24"/>
            <w:rtl w:val="0"/>
          </w:rPr>
          <w:t xml:space="preserve">p</w:t>
        </w:r>
      </w:ins>
      <w:del w:author="Marco Tulio Vieira" w:id="111" w:date="2025-12-26T19:39:37Z">
        <w:r w:rsidDel="00000000" w:rsidR="00000000" w:rsidRPr="00000000">
          <w:rPr>
            <w:rFonts w:ascii="Times New Roman" w:cs="Times New Roman" w:eastAsia="Times New Roman" w:hAnsi="Times New Roman"/>
            <w:sz w:val="24"/>
            <w:szCs w:val="24"/>
            <w:rtl w:val="0"/>
          </w:rPr>
          <w:delText xml:space="preserve">P</w:delText>
        </w:r>
      </w:del>
      <w:r w:rsidDel="00000000" w:rsidR="00000000" w:rsidRPr="00000000">
        <w:rPr>
          <w:rFonts w:ascii="Times New Roman" w:cs="Times New Roman" w:eastAsia="Times New Roman" w:hAnsi="Times New Roman"/>
          <w:sz w:val="24"/>
          <w:szCs w:val="24"/>
          <w:rtl w:val="0"/>
        </w:rPr>
        <w:t xml:space="preserve">inochetista no Chile (com 59% dos votos) </w:t>
      </w:r>
      <w:ins w:author="Rafael Jácome" w:id="112" w:date="2025-12-23T22:32:30Z">
        <w:r w:rsidDel="00000000" w:rsidR="00000000" w:rsidRPr="00000000">
          <w:rPr>
            <w:rFonts w:ascii="Times New Roman" w:cs="Times New Roman" w:eastAsia="Times New Roman" w:hAnsi="Times New Roman"/>
            <w:sz w:val="24"/>
            <w:szCs w:val="24"/>
            <w:rtl w:val="0"/>
          </w:rPr>
          <w:t xml:space="preserve">ou</w:t>
        </w:r>
      </w:ins>
      <w:del w:author="Rafael Jácome" w:id="112" w:date="2025-12-23T22:32:30Z">
        <w:r w:rsidDel="00000000" w:rsidR="00000000" w:rsidRPr="00000000">
          <w:rPr>
            <w:rFonts w:ascii="Times New Roman" w:cs="Times New Roman" w:eastAsia="Times New Roman" w:hAnsi="Times New Roman"/>
            <w:sz w:val="24"/>
            <w:szCs w:val="24"/>
            <w:rtl w:val="0"/>
          </w:rPr>
          <w:delText xml:space="preserve">e</w:delText>
        </w:r>
      </w:del>
      <w:r w:rsidDel="00000000" w:rsidR="00000000" w:rsidRPr="00000000">
        <w:rPr>
          <w:rFonts w:ascii="Times New Roman" w:cs="Times New Roman" w:eastAsia="Times New Roman" w:hAnsi="Times New Roman"/>
          <w:sz w:val="24"/>
          <w:szCs w:val="24"/>
          <w:rtl w:val="0"/>
        </w:rPr>
        <w:t xml:space="preserve"> da crise política na Venezuela</w:t>
      </w:r>
      <w:ins w:author="Rafael Jácome" w:id="113" w:date="2025-12-23T22:32:43Z">
        <w:r w:rsidDel="00000000" w:rsidR="00000000" w:rsidRPr="00000000">
          <w:rPr>
            <w:rFonts w:ascii="Times New Roman" w:cs="Times New Roman" w:eastAsia="Times New Roman" w:hAnsi="Times New Roman"/>
            <w:sz w:val="24"/>
            <w:szCs w:val="24"/>
            <w:rtl w:val="0"/>
          </w:rPr>
          <w:t xml:space="preserve">, até o Brasil em que o petismo busca se segurar na institucionalidade, nos legando não mais que vitórias advinda dos erros de seus adversários que não dão sinais de que vão finalmente sumir (ou irão, mas não sem antes se reconfigurarem em novas faces e métodos)</w:t>
        </w:r>
      </w:ins>
      <w:r w:rsidDel="00000000" w:rsidR="00000000" w:rsidRPr="00000000">
        <w:rPr>
          <w:rFonts w:ascii="Times New Roman" w:cs="Times New Roman" w:eastAsia="Times New Roman" w:hAnsi="Times New Roman"/>
          <w:sz w:val="24"/>
          <w:szCs w:val="24"/>
          <w:rtl w:val="0"/>
        </w:rPr>
        <w:t xml:space="preserve">. Caso contrário, a ascendente cooptação das insatisfações populares pela extrema-direita, tende a ser terra-arrasada no embate político.</w:t>
      </w:r>
    </w:p>
    <w:p w:rsidR="00000000" w:rsidDel="00000000" w:rsidP="00000000" w:rsidRDefault="00000000" w:rsidRPr="00000000" w14:paraId="00000015">
      <w:pPr>
        <w:ind w:firstLine="720"/>
        <w:jc w:val="both"/>
        <w:rPr>
          <w:ins w:author="Marco Tulio Vieira" w:id="122" w:date="2025-12-26T19:41:37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equívoco de Francis Fukuyama em relação a seu “fim da história” nos anos </w:t>
      </w:r>
      <w:ins w:author="Marco Tulio Vieira" w:id="114" w:date="2025-12-26T19:40:06Z">
        <w:r w:rsidDel="00000000" w:rsidR="00000000" w:rsidRPr="00000000">
          <w:rPr>
            <w:rFonts w:ascii="Times New Roman" w:cs="Times New Roman" w:eastAsia="Times New Roman" w:hAnsi="Times New Roman"/>
            <w:sz w:val="24"/>
            <w:szCs w:val="24"/>
            <w:rtl w:val="0"/>
          </w:rPr>
          <w:t xml:space="preserve">19</w:t>
        </w:r>
      </w:ins>
      <w:r w:rsidDel="00000000" w:rsidR="00000000" w:rsidRPr="00000000">
        <w:rPr>
          <w:rFonts w:ascii="Times New Roman" w:cs="Times New Roman" w:eastAsia="Times New Roman" w:hAnsi="Times New Roman"/>
          <w:sz w:val="24"/>
          <w:szCs w:val="24"/>
          <w:rtl w:val="0"/>
        </w:rPr>
        <w:t xml:space="preserve">90, tem se tornado um pesadelo para a esquerda na medida que a história continua e os principais setores da extrema-direita sabem disso, e </w:t>
      </w:r>
      <w:ins w:author="Marco Tulio Vieira" w:id="115" w:date="2025-12-26T19:40:21Z">
        <w:r w:rsidDel="00000000" w:rsidR="00000000" w:rsidRPr="00000000">
          <w:rPr>
            <w:rFonts w:ascii="Times New Roman" w:cs="Times New Roman" w:eastAsia="Times New Roman" w:hAnsi="Times New Roman"/>
            <w:sz w:val="24"/>
            <w:szCs w:val="24"/>
            <w:rtl w:val="0"/>
          </w:rPr>
          <w:t xml:space="preserve">a </w:t>
        </w:r>
      </w:ins>
      <w:r w:rsidDel="00000000" w:rsidR="00000000" w:rsidRPr="00000000">
        <w:rPr>
          <w:rFonts w:ascii="Times New Roman" w:cs="Times New Roman" w:eastAsia="Times New Roman" w:hAnsi="Times New Roman"/>
          <w:sz w:val="24"/>
          <w:szCs w:val="24"/>
          <w:rtl w:val="0"/>
        </w:rPr>
        <w:t xml:space="preserve">tem </w:t>
      </w:r>
      <w:del w:author="Marco Tulio Vieira" w:id="116" w:date="2025-12-26T19:40:24Z">
        <w:r w:rsidDel="00000000" w:rsidR="00000000" w:rsidRPr="00000000">
          <w:rPr>
            <w:rFonts w:ascii="Times New Roman" w:cs="Times New Roman" w:eastAsia="Times New Roman" w:hAnsi="Times New Roman"/>
            <w:sz w:val="24"/>
            <w:szCs w:val="24"/>
            <w:rtl w:val="0"/>
          </w:rPr>
          <w:delText xml:space="preserve">a </w:delText>
        </w:r>
      </w:del>
      <w:r w:rsidDel="00000000" w:rsidR="00000000" w:rsidRPr="00000000">
        <w:rPr>
          <w:rFonts w:ascii="Times New Roman" w:cs="Times New Roman" w:eastAsia="Times New Roman" w:hAnsi="Times New Roman"/>
          <w:sz w:val="24"/>
          <w:szCs w:val="24"/>
          <w:rtl w:val="0"/>
        </w:rPr>
        <w:t xml:space="preserve">conduzido em direção aos seus interesses</w:t>
      </w:r>
      <w:ins w:author="Marco Tulio Vieira" w:id="117" w:date="2025-12-26T19:40:32Z">
        <w:r w:rsidDel="00000000" w:rsidR="00000000" w:rsidRPr="00000000">
          <w:rPr>
            <w:rFonts w:ascii="Times New Roman" w:cs="Times New Roman" w:eastAsia="Times New Roman" w:hAnsi="Times New Roman"/>
            <w:sz w:val="24"/>
            <w:szCs w:val="24"/>
            <w:rtl w:val="0"/>
          </w:rPr>
          <w:t xml:space="preserve">.</w:t>
        </w:r>
      </w:ins>
      <w:del w:author="Marco Tulio Vieira" w:id="117" w:date="2025-12-26T19:40:32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w:t>
      </w:r>
      <w:ins w:author="Marco Tulio Vieira" w:id="118" w:date="2025-12-26T19:40:36Z">
        <w:r w:rsidDel="00000000" w:rsidR="00000000" w:rsidRPr="00000000">
          <w:rPr>
            <w:rFonts w:ascii="Times New Roman" w:cs="Times New Roman" w:eastAsia="Times New Roman" w:hAnsi="Times New Roman"/>
            <w:sz w:val="24"/>
            <w:szCs w:val="24"/>
            <w:rtl w:val="0"/>
          </w:rPr>
          <w:t xml:space="preserve">Resta</w:t>
        </w:r>
      </w:ins>
      <w:del w:author="Marco Tulio Vieira" w:id="118" w:date="2025-12-26T19:40:36Z">
        <w:r w:rsidDel="00000000" w:rsidR="00000000" w:rsidRPr="00000000">
          <w:rPr>
            <w:rFonts w:ascii="Times New Roman" w:cs="Times New Roman" w:eastAsia="Times New Roman" w:hAnsi="Times New Roman"/>
            <w:sz w:val="24"/>
            <w:szCs w:val="24"/>
            <w:rtl w:val="0"/>
          </w:rPr>
          <w:delText xml:space="preserve">restando</w:delText>
        </w:r>
      </w:del>
      <w:r w:rsidDel="00000000" w:rsidR="00000000" w:rsidRPr="00000000">
        <w:rPr>
          <w:rFonts w:ascii="Times New Roman" w:cs="Times New Roman" w:eastAsia="Times New Roman" w:hAnsi="Times New Roman"/>
          <w:sz w:val="24"/>
          <w:szCs w:val="24"/>
          <w:rtl w:val="0"/>
        </w:rPr>
        <w:t xml:space="preserve"> para as principais forças progressistas um papel defensivo, e, por vezes, reativo à pauta im</w:t>
      </w:r>
      <w:ins w:author="Marco Tulio Vieira" w:id="119" w:date="2025-12-26T19:40:43Z">
        <w:r w:rsidDel="00000000" w:rsidR="00000000" w:rsidRPr="00000000">
          <w:rPr>
            <w:rFonts w:ascii="Times New Roman" w:cs="Times New Roman" w:eastAsia="Times New Roman" w:hAnsi="Times New Roman"/>
            <w:sz w:val="24"/>
            <w:szCs w:val="24"/>
            <w:rtl w:val="0"/>
          </w:rPr>
          <w:t xml:space="preserve">posta pela</w:t>
        </w:r>
      </w:ins>
      <w:del w:author="Marco Tulio Vieira" w:id="119" w:date="2025-12-26T19:40:43Z">
        <w:r w:rsidDel="00000000" w:rsidR="00000000" w:rsidRPr="00000000">
          <w:rPr>
            <w:rFonts w:ascii="Times New Roman" w:cs="Times New Roman" w:eastAsia="Times New Roman" w:hAnsi="Times New Roman"/>
            <w:sz w:val="24"/>
            <w:szCs w:val="24"/>
            <w:rtl w:val="0"/>
            <w:rPrChange w:author="Marco Tulio Vieira" w:id="120" w:date="2025-12-26T19:40:43Z">
              <w:rPr>
                <w:rFonts w:ascii="Times New Roman" w:cs="Times New Roman" w:eastAsia="Times New Roman" w:hAnsi="Times New Roman"/>
                <w:sz w:val="24"/>
                <w:szCs w:val="24"/>
              </w:rPr>
            </w:rPrChange>
          </w:rPr>
          <w:delText xml:space="preserve">posta </w:delText>
        </w:r>
        <w:r w:rsidDel="00000000" w:rsidR="00000000" w:rsidRPr="00000000">
          <w:rPr>
            <w:rFonts w:ascii="Times New Roman" w:cs="Times New Roman" w:eastAsia="Times New Roman" w:hAnsi="Times New Roman"/>
            <w:sz w:val="24"/>
            <w:szCs w:val="24"/>
            <w:rtl w:val="0"/>
          </w:rPr>
          <w:delText xml:space="preserve">à</w:delText>
        </w:r>
      </w:del>
      <w:r w:rsidDel="00000000" w:rsidR="00000000" w:rsidRPr="00000000">
        <w:rPr>
          <w:rFonts w:ascii="Times New Roman" w:cs="Times New Roman" w:eastAsia="Times New Roman" w:hAnsi="Times New Roman"/>
          <w:sz w:val="24"/>
          <w:szCs w:val="24"/>
          <w:rtl w:val="0"/>
        </w:rPr>
        <w:t xml:space="preserve"> direita. O ano de 2025 se encerra com uma ofensiva político-militar do governo Trump em relação aos governos de Venezuela e Colômbia, em um ato de pirataria ao primeiro e ameaça ao segundo</w:t>
      </w:r>
      <w:del w:author="Marco Tulio Vieira" w:id="121" w:date="2025-12-26T19:41:24Z">
        <w:r w:rsidDel="00000000" w:rsidR="00000000" w:rsidRPr="00000000">
          <w:rPr>
            <w:rFonts w:ascii="Times New Roman" w:cs="Times New Roman" w:eastAsia="Times New Roman" w:hAnsi="Times New Roman"/>
            <w:sz w:val="24"/>
            <w:szCs w:val="24"/>
            <w:rtl w:val="0"/>
          </w:rPr>
          <w:delText xml:space="preserve">: para além da agressão a barcos pesqueiros na costa atlântica colombiana.</w:delText>
        </w:r>
      </w:del>
      <w:ins w:author="Marco Tulio Vieira" w:id="122" w:date="2025-12-26T19:41:37Z">
        <w:r w:rsidDel="00000000" w:rsidR="00000000" w:rsidRPr="00000000">
          <w:rPr>
            <w:rtl w:val="0"/>
          </w:rPr>
        </w:r>
      </w:ins>
    </w:p>
    <w:p w:rsidR="00000000" w:rsidDel="00000000" w:rsidP="00000000" w:rsidRDefault="00000000" w:rsidRPr="00000000" w14:paraId="00000016">
      <w:pPr>
        <w:ind w:firstLine="720"/>
        <w:jc w:val="both"/>
        <w:rPr>
          <w:rFonts w:ascii="Times New Roman" w:cs="Times New Roman" w:eastAsia="Times New Roman" w:hAnsi="Times New Roman"/>
          <w:sz w:val="24"/>
          <w:szCs w:val="24"/>
        </w:rPr>
      </w:pPr>
      <w:del w:author="Marco Tulio Vieira" w:id="122" w:date="2025-12-26T19:41:37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Os ataques não são somente uma projeção no contexto de disputa geopolítica por recursos no </w:t>
      </w:r>
      <w:ins w:author="Marco Tulio Vieira" w:id="123" w:date="2025-12-26T19:41:48Z">
        <w:r w:rsidDel="00000000" w:rsidR="00000000" w:rsidRPr="00000000">
          <w:rPr>
            <w:rFonts w:ascii="Times New Roman" w:cs="Times New Roman" w:eastAsia="Times New Roman" w:hAnsi="Times New Roman"/>
            <w:sz w:val="24"/>
            <w:szCs w:val="24"/>
            <w:rtl w:val="0"/>
          </w:rPr>
          <w:t xml:space="preserve">A</w:t>
        </w:r>
      </w:ins>
      <w:del w:author="Marco Tulio Vieira" w:id="123" w:date="2025-12-26T19:41:48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tlântico equatorial/norte, mas também é um claro flanqueamento que visa animar as lideranças internas de extrema-direita latinamericanas para atuarem em suas respectivas conjunturas locais com a replicação </w:t>
      </w:r>
      <w:ins w:author="Marco Tulio Vieira" w:id="124" w:date="2025-12-26T19:42:03Z">
        <w:r w:rsidDel="00000000" w:rsidR="00000000" w:rsidRPr="00000000">
          <w:rPr>
            <w:rFonts w:ascii="Times New Roman" w:cs="Times New Roman" w:eastAsia="Times New Roman" w:hAnsi="Times New Roman"/>
            <w:sz w:val="24"/>
            <w:szCs w:val="24"/>
            <w:rtl w:val="0"/>
          </w:rPr>
          <w:t xml:space="preserve">d</w:t>
        </w:r>
      </w:ins>
      <w:r w:rsidDel="00000000" w:rsidR="00000000" w:rsidRPr="00000000">
        <w:rPr>
          <w:rFonts w:ascii="Times New Roman" w:cs="Times New Roman" w:eastAsia="Times New Roman" w:hAnsi="Times New Roman"/>
          <w:sz w:val="24"/>
          <w:szCs w:val="24"/>
          <w:rtl w:val="0"/>
        </w:rPr>
        <w:t xml:space="preserve">a retórica do “combate ao terrorismo” em uma visada de criminalizar setores marginalizados e grupos opositores e legitimar um regime de exceção em operações que supostamente combateriam organizações criminosas, como recentemente ocorreu nos complexos do Alemão e da Penha no dia 29 de outubro no Rio de Janeiro. A estratégia da extrema-direita é claramente cooptar o medo e a sensação de insegurança </w:t>
      </w:r>
      <w:del w:author="Marco Tulio Vieira" w:id="125" w:date="2025-12-26T19:42:34Z">
        <w:r w:rsidDel="00000000" w:rsidR="00000000" w:rsidRPr="00000000">
          <w:rPr>
            <w:rFonts w:ascii="Times New Roman" w:cs="Times New Roman" w:eastAsia="Times New Roman" w:hAnsi="Times New Roman"/>
            <w:sz w:val="24"/>
            <w:szCs w:val="24"/>
            <w:rtl w:val="0"/>
          </w:rPr>
          <w:delText xml:space="preserve">oni</w:delText>
        </w:r>
      </w:del>
      <w:r w:rsidDel="00000000" w:rsidR="00000000" w:rsidRPr="00000000">
        <w:rPr>
          <w:rFonts w:ascii="Times New Roman" w:cs="Times New Roman" w:eastAsia="Times New Roman" w:hAnsi="Times New Roman"/>
          <w:sz w:val="24"/>
          <w:szCs w:val="24"/>
          <w:rtl w:val="0"/>
        </w:rPr>
        <w:t xml:space="preserve">presente na classe trabalhadora - medo e  inseguranças estas causadas pelas próprias condições de vida no capitalismo em sua fase neoliberal - para legitimar e naturalizar uma política de repressão à própria classe.</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uma lado temos o setor mais poderoso e mais concentrado da burguesia - sendo 2025 o ano onde Elon Musk se tornou o primeiro trilionário do mundo - em torno do projeto político reacionário, de outro as massas trabalhadoras acuadas e amedrontadas devido a degradação constante das condições de trabalho</w:t>
      </w:r>
      <w:del w:author="Marco Tulio Vieira" w:id="126" w:date="2025-12-26T19:43:07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e </w:t>
      </w:r>
      <w:del w:author="Marco Tulio Vieira" w:id="127" w:date="2025-12-26T19:42:58Z">
        <w:r w:rsidDel="00000000" w:rsidR="00000000" w:rsidRPr="00000000">
          <w:rPr>
            <w:rFonts w:ascii="Times New Roman" w:cs="Times New Roman" w:eastAsia="Times New Roman" w:hAnsi="Times New Roman"/>
            <w:sz w:val="24"/>
            <w:szCs w:val="24"/>
            <w:rtl w:val="0"/>
          </w:rPr>
          <w:delText xml:space="preserve">portanto, </w:delText>
        </w:r>
      </w:del>
      <w:r w:rsidDel="00000000" w:rsidR="00000000" w:rsidRPr="00000000">
        <w:rPr>
          <w:rFonts w:ascii="Times New Roman" w:cs="Times New Roman" w:eastAsia="Times New Roman" w:hAnsi="Times New Roman"/>
          <w:sz w:val="24"/>
          <w:szCs w:val="24"/>
          <w:rtl w:val="0"/>
        </w:rPr>
        <w:t xml:space="preserve">de vida em geral.</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dois está o setor progressista que conquistou o poder político nos últimos 30 anos na América Latina e que é incapaz de apresentar uma alternativa de projeto social na direção da solução d</w:t>
      </w:r>
      <w:ins w:author="Marco Tulio Vieira" w:id="128" w:date="2025-12-26T19:43:18Z">
        <w:r w:rsidDel="00000000" w:rsidR="00000000" w:rsidRPr="00000000">
          <w:rPr>
            <w:rFonts w:ascii="Times New Roman" w:cs="Times New Roman" w:eastAsia="Times New Roman" w:hAnsi="Times New Roman"/>
            <w:sz w:val="24"/>
            <w:szCs w:val="24"/>
            <w:rtl w:val="0"/>
          </w:rPr>
          <w:t xml:space="preserve">os</w:t>
        </w:r>
      </w:ins>
      <w:del w:author="Marco Tulio Vieira" w:id="128" w:date="2025-12-26T19:43:18Z">
        <w:r w:rsidDel="00000000" w:rsidR="00000000" w:rsidRPr="00000000">
          <w:rPr>
            <w:rFonts w:ascii="Times New Roman" w:cs="Times New Roman" w:eastAsia="Times New Roman" w:hAnsi="Times New Roman"/>
            <w:sz w:val="24"/>
            <w:szCs w:val="24"/>
            <w:rtl w:val="0"/>
          </w:rPr>
          <w:delText xml:space="preserve">esses</w:delText>
        </w:r>
      </w:del>
      <w:r w:rsidDel="00000000" w:rsidR="00000000" w:rsidRPr="00000000">
        <w:rPr>
          <w:rFonts w:ascii="Times New Roman" w:cs="Times New Roman" w:eastAsia="Times New Roman" w:hAnsi="Times New Roman"/>
          <w:sz w:val="24"/>
          <w:szCs w:val="24"/>
          <w:rtl w:val="0"/>
        </w:rPr>
        <w:t xml:space="preserve"> problemas essenciais da classe trabalhadora. A esquerda reformista, eufemisticamente chamada de “progressista” se vê refém de suas próprias contradições: </w:t>
      </w:r>
      <w:ins w:author="Marco Tulio Vieira" w:id="129" w:date="2025-12-26T19:43:25Z">
        <w:r w:rsidDel="00000000" w:rsidR="00000000" w:rsidRPr="00000000">
          <w:rPr>
            <w:rFonts w:ascii="Times New Roman" w:cs="Times New Roman" w:eastAsia="Times New Roman" w:hAnsi="Times New Roman"/>
            <w:sz w:val="24"/>
            <w:szCs w:val="24"/>
            <w:rtl w:val="0"/>
          </w:rPr>
          <w:t xml:space="preserve">o</w:t>
        </w:r>
      </w:ins>
      <w:del w:author="Marco Tulio Vieira" w:id="129" w:date="2025-12-26T19:43:25Z">
        <w:r w:rsidDel="00000000" w:rsidR="00000000" w:rsidRPr="00000000">
          <w:rPr>
            <w:rFonts w:ascii="Times New Roman" w:cs="Times New Roman" w:eastAsia="Times New Roman" w:hAnsi="Times New Roman"/>
            <w:sz w:val="24"/>
            <w:szCs w:val="24"/>
            <w:rtl w:val="0"/>
          </w:rPr>
          <w:delText xml:space="preserve">O</w:delText>
        </w:r>
      </w:del>
      <w:r w:rsidDel="00000000" w:rsidR="00000000" w:rsidRPr="00000000">
        <w:rPr>
          <w:rFonts w:ascii="Times New Roman" w:cs="Times New Roman" w:eastAsia="Times New Roman" w:hAnsi="Times New Roman"/>
          <w:sz w:val="24"/>
          <w:szCs w:val="24"/>
          <w:rtl w:val="0"/>
        </w:rPr>
        <w:t xml:space="preserve"> apelo às “instituições democráticas”</w:t>
      </w:r>
      <w:r w:rsidDel="00000000" w:rsidR="00000000" w:rsidRPr="00000000">
        <w:rPr>
          <w:rFonts w:ascii="Times New Roman" w:cs="Times New Roman" w:eastAsia="Times New Roman" w:hAnsi="Times New Roman"/>
          <w:sz w:val="24"/>
          <w:szCs w:val="24"/>
          <w:rtl w:val="0"/>
        </w:rPr>
        <w:t xml:space="preserve"> se torna cada vez mais ineficaz diante de uma extrema-direita que se exime de participar dos “espaços de diálogo da comunidade internacional” - </w:t>
      </w:r>
      <w:ins w:author="Marco Tulio Vieira" w:id="130" w:date="2025-12-26T19:43:37Z">
        <w:r w:rsidDel="00000000" w:rsidR="00000000" w:rsidRPr="00000000">
          <w:rPr>
            <w:rFonts w:ascii="Times New Roman" w:cs="Times New Roman" w:eastAsia="Times New Roman" w:hAnsi="Times New Roman"/>
            <w:sz w:val="24"/>
            <w:szCs w:val="24"/>
            <w:rtl w:val="0"/>
          </w:rPr>
          <w:t xml:space="preserve">c</w:t>
        </w:r>
      </w:ins>
      <w:del w:author="Marco Tulio Vieira" w:id="130" w:date="2025-12-26T19:43:37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omo o governo Trump fez recentemente ao se ausentar da COP 30 - e aos invés disso aproveita uma correlação de forças extremamente favorável para si desde a queda da URSS (já que tanto Rússia quanto China, apesar de rivalizam com os EUA, tampouco atuam politicamente para além dos seus próprios interesses políticos imediatos: o que reforça o caráter burguês dos governos desses países) para implementar sua agenda </w:t>
      </w:r>
      <w:r w:rsidDel="00000000" w:rsidR="00000000" w:rsidRPr="00000000">
        <w:rPr>
          <w:rFonts w:ascii="Times New Roman" w:cs="Times New Roman" w:eastAsia="Times New Roman" w:hAnsi="Times New Roman"/>
          <w:i w:val="1"/>
          <w:iCs w:val="1"/>
          <w:sz w:val="24"/>
          <w:szCs w:val="24"/>
          <w:rtl w:val="0"/>
        </w:rPr>
        <w:t xml:space="preserve">antiterrorista</w:t>
      </w:r>
      <w:r w:rsidDel="00000000" w:rsidR="00000000" w:rsidRPr="00000000">
        <w:rPr>
          <w:rFonts w:ascii="Times New Roman" w:cs="Times New Roman" w:eastAsia="Times New Roman" w:hAnsi="Times New Roman"/>
          <w:sz w:val="24"/>
          <w:szCs w:val="24"/>
          <w:rtl w:val="0"/>
        </w:rPr>
        <w:t xml:space="preserve"> em todo o globo, da América Latina à Ásia</w:t>
      </w:r>
      <w:ins w:author="Marco Tulio Vieira" w:id="131" w:date="2025-12-26T19:43:53Z">
        <w:r w:rsidDel="00000000" w:rsidR="00000000" w:rsidRPr="00000000">
          <w:rPr>
            <w:rFonts w:ascii="Times New Roman" w:cs="Times New Roman" w:eastAsia="Times New Roman" w:hAnsi="Times New Roman"/>
            <w:sz w:val="24"/>
            <w:szCs w:val="24"/>
            <w:rtl w:val="0"/>
          </w:rPr>
          <w:t xml:space="preserve">.</w:t>
        </w:r>
      </w:ins>
      <w:del w:author="Marco Tulio Vieira" w:id="131" w:date="2025-12-26T19:43:53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No extremo oriente, a recém eleita primeira-ministra japonesa Sanae Takaichi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Bongbong Marcos das Filipinas desempenham o papel que aqui (na A.L) é feito por Javier Milei e Naybe Bukele.</w:t>
      </w: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Encurralada pelos próprios recuos, a dita esquerda perde cada vez mais espaço nos campos de batalha em que se fez especialista: o parlamento e a administração política do Estado. Se o intento golpista das alas mais reacionárias da extrema-direita encontra-se num crescente mundial que pode ser observado com clareza no exemplo brasileiro, é porque elas carecem de predador natural na fauna política. Não </w:t>
      </w:r>
      <w:r w:rsidDel="00000000" w:rsidR="00000000" w:rsidRPr="00000000">
        <w:rPr>
          <w:rFonts w:ascii="Times New Roman" w:cs="Times New Roman" w:eastAsia="Times New Roman" w:hAnsi="Times New Roman"/>
          <w:sz w:val="24"/>
          <w:szCs w:val="24"/>
          <w:rtl w:val="0"/>
        </w:rPr>
        <w:t xml:space="preserve">atoa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os episódios do dia 9 para o dia 10 de dezembro na câmara de deputados</w:t>
      </w:r>
      <w:r w:rsidDel="00000000" w:rsidR="00000000" w:rsidRPr="00000000">
        <w:rPr>
          <w:rFonts w:ascii="Times New Roman" w:cs="Times New Roman" w:eastAsia="Times New Roman" w:hAnsi="Times New Roman"/>
          <w:sz w:val="24"/>
          <w:szCs w:val="24"/>
          <w:rtl w:val="0"/>
        </w:rPr>
        <w:t xml:space="preserve"> — </w:t>
      </w:r>
      <w:hyperlink r:id="rId8">
        <w:r w:rsidDel="00000000" w:rsidR="00000000" w:rsidRPr="00000000">
          <w:rPr>
            <w:rFonts w:ascii="Times New Roman" w:cs="Times New Roman" w:eastAsia="Times New Roman" w:hAnsi="Times New Roman"/>
            <w:color w:val="1155cc"/>
            <w:sz w:val="24"/>
            <w:szCs w:val="24"/>
            <w:u w:val="single"/>
            <w:rtl w:val="0"/>
          </w:rPr>
          <w:t xml:space="preserve">Expulsão violenta de Glauber Braga da mesa diretora com corte da transmissão da TV Câmara</w:t>
        </w:r>
      </w:hyperlink>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agressão à imprensa</w:t>
        </w:r>
      </w:hyperlink>
      <w:r w:rsidDel="00000000" w:rsidR="00000000" w:rsidRPr="00000000">
        <w:rPr>
          <w:rFonts w:ascii="Times New Roman" w:cs="Times New Roman" w:eastAsia="Times New Roman" w:hAnsi="Times New Roman"/>
          <w:sz w:val="24"/>
          <w:szCs w:val="24"/>
          <w:rtl w:val="0"/>
        </w:rPr>
        <w:t xml:space="preserve"> e </w:t>
      </w:r>
      <w:hyperlink r:id="rId10">
        <w:r w:rsidDel="00000000" w:rsidR="00000000" w:rsidRPr="00000000">
          <w:rPr>
            <w:rFonts w:ascii="Times New Roman" w:cs="Times New Roman" w:eastAsia="Times New Roman" w:hAnsi="Times New Roman"/>
            <w:color w:val="1155cc"/>
            <w:sz w:val="24"/>
            <w:szCs w:val="24"/>
            <w:u w:val="single"/>
            <w:rtl w:val="0"/>
          </w:rPr>
          <w:t xml:space="preserve">aprovação do PL da dosimetria</w:t>
        </w:r>
      </w:hyperlink>
      <w:r w:rsidDel="00000000" w:rsidR="00000000" w:rsidRPr="00000000">
        <w:rPr>
          <w:rFonts w:ascii="Times New Roman" w:cs="Times New Roman" w:eastAsia="Times New Roman" w:hAnsi="Times New Roman"/>
          <w:sz w:val="24"/>
          <w:szCs w:val="24"/>
          <w:rtl w:val="0"/>
        </w:rPr>
        <w:t xml:space="preserve"> — nos comprovam que o jogo está perdido, por mais que se insista em jogá-lo até o fim.</w:t>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tempos falamos sobre a morte da esquerda, em especial como projeto societário e organização coletiva, mas não o fazemos como descrença na possibilidade de solução dos problemas sociais impostos pela sociedade de classes, mas pelo escancaramento de que, mesmo com esforços hercúleos de elementos neste campo político, houve uma troca da primazia dos interesses </w:t>
      </w:r>
      <w:commentRangeStart w:id="0"/>
      <w:r w:rsidDel="00000000" w:rsidR="00000000" w:rsidRPr="00000000">
        <w:rPr>
          <w:rFonts w:ascii="Times New Roman" w:cs="Times New Roman" w:eastAsia="Times New Roman" w:hAnsi="Times New Roman"/>
          <w:sz w:val="24"/>
          <w:szCs w:val="24"/>
          <w:rtl w:val="0"/>
        </w:rPr>
        <w:t xml:space="preserve">concretos (não subjetivos)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do proletariado pela primazia da negociata politicista em prol de uma suposta democracia, que mantém-se como ditadura da classe capitalista. Não há solução no Estado Democrático de Direito, </w:t>
      </w:r>
      <w:r w:rsidDel="00000000" w:rsidR="00000000" w:rsidRPr="00000000">
        <w:rPr>
          <w:rFonts w:ascii="Times New Roman" w:cs="Times New Roman" w:eastAsia="Times New Roman" w:hAnsi="Times New Roman"/>
          <w:sz w:val="24"/>
          <w:szCs w:val="24"/>
          <w:rtl w:val="0"/>
        </w:rPr>
        <w:t xml:space="preserve">pois que </w:t>
      </w:r>
      <w:r w:rsidDel="00000000" w:rsidR="00000000" w:rsidRPr="00000000">
        <w:rPr>
          <w:rFonts w:ascii="Times New Roman" w:cs="Times New Roman" w:eastAsia="Times New Roman" w:hAnsi="Times New Roman"/>
          <w:sz w:val="24"/>
          <w:szCs w:val="24"/>
          <w:rtl w:val="0"/>
        </w:rPr>
        <w:t xml:space="preserve">é democrático </w:t>
      </w:r>
      <w:ins w:author="Marco Tulio Vieira" w:id="132" w:date="2025-12-26T19:46:58Z">
        <w:r w:rsidDel="00000000" w:rsidR="00000000" w:rsidRPr="00000000">
          <w:rPr>
            <w:rFonts w:ascii="Times New Roman" w:cs="Times New Roman" w:eastAsia="Times New Roman" w:hAnsi="Times New Roman"/>
            <w:sz w:val="24"/>
            <w:szCs w:val="24"/>
            <w:rtl w:val="0"/>
          </w:rPr>
          <w:t xml:space="preserve">e de direito apenas </w:t>
        </w:r>
      </w:ins>
      <w:r w:rsidDel="00000000" w:rsidR="00000000" w:rsidRPr="00000000">
        <w:rPr>
          <w:rFonts w:ascii="Times New Roman" w:cs="Times New Roman" w:eastAsia="Times New Roman" w:hAnsi="Times New Roman"/>
          <w:sz w:val="24"/>
          <w:szCs w:val="24"/>
          <w:rtl w:val="0"/>
        </w:rPr>
        <w:t xml:space="preserve">para aqueles que possuem propriedade</w:t>
      </w:r>
      <w:del w:author="Marco Tulio Vieira" w:id="133" w:date="2025-12-26T19:47:09Z">
        <w:r w:rsidDel="00000000" w:rsidR="00000000" w:rsidRPr="00000000">
          <w:rPr>
            <w:rFonts w:ascii="Times New Roman" w:cs="Times New Roman" w:eastAsia="Times New Roman" w:hAnsi="Times New Roman"/>
            <w:sz w:val="24"/>
            <w:szCs w:val="24"/>
            <w:rtl w:val="0"/>
          </w:rPr>
          <w:delText xml:space="preserve"> </w:delText>
        </w:r>
        <w:commentRangeStart w:id="1"/>
        <w:r w:rsidDel="00000000" w:rsidR="00000000" w:rsidRPr="00000000">
          <w:rPr>
            <w:rFonts w:ascii="Times New Roman" w:cs="Times New Roman" w:eastAsia="Times New Roman" w:hAnsi="Times New Roman"/>
            <w:sz w:val="24"/>
            <w:szCs w:val="24"/>
            <w:rtl w:val="0"/>
          </w:rPr>
          <w:delText xml:space="preserve">e é de direito para aqueles que não violam ou questionam a sacrossanta posse capitalista</w:delText>
        </w:r>
      </w:del>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maneira, o crescente golpismo reacionário assume formas distintas daquelas encontradas no século passado, ou seja, a tomada do poder à base das baionetas e de discursos enviesados, </w:t>
      </w:r>
      <w:commentRangeStart w:id="2"/>
      <w:r w:rsidDel="00000000" w:rsidR="00000000" w:rsidRPr="00000000">
        <w:rPr>
          <w:rFonts w:ascii="Times New Roman" w:cs="Times New Roman" w:eastAsia="Times New Roman" w:hAnsi="Times New Roman"/>
          <w:sz w:val="24"/>
          <w:szCs w:val="24"/>
          <w:rtl w:val="0"/>
        </w:rPr>
        <w:t xml:space="preserve">despindo-se da ideia de finalidade</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para executar seus meios, e escancarando publicamente sua censura, abuso de poder, violência e mesquinhez. Tática essa adotada globalmente pela Internacional Reacionária, cuja organização, embora lhe falte estatuto e resoluções congressuais, caminha com mais assertividade e efetividade que qualquer reunião internacional de partidos comunistas e socialistas. Desaprendemos com a </w:t>
      </w:r>
      <w:ins w:author="Marco Tulio Vieira" w:id="134" w:date="2025-12-26T19:48:03Z">
        <w:commentRangeStart w:id="3"/>
        <w:commentRangeStart w:id="4"/>
        <w:r w:rsidDel="00000000" w:rsidR="00000000" w:rsidRPr="00000000">
          <w:rPr>
            <w:rFonts w:ascii="Times New Roman" w:cs="Times New Roman" w:eastAsia="Times New Roman" w:hAnsi="Times New Roman"/>
            <w:sz w:val="24"/>
            <w:szCs w:val="24"/>
            <w:rtl w:val="0"/>
          </w:rPr>
          <w:t xml:space="preserve">h</w:t>
        </w:r>
      </w:ins>
      <w:del w:author="Marco Tulio Vieira" w:id="134" w:date="2025-12-26T19:48:03Z">
        <w:r w:rsidDel="00000000" w:rsidR="00000000" w:rsidRPr="00000000">
          <w:rPr>
            <w:rFonts w:ascii="Times New Roman" w:cs="Times New Roman" w:eastAsia="Times New Roman" w:hAnsi="Times New Roman"/>
            <w:sz w:val="24"/>
            <w:szCs w:val="24"/>
            <w:rtl w:val="0"/>
          </w:rPr>
          <w:delText xml:space="preserve">H</w:delText>
        </w:r>
      </w:del>
      <w:r w:rsidDel="00000000" w:rsidR="00000000" w:rsidRPr="00000000">
        <w:rPr>
          <w:rFonts w:ascii="Times New Roman" w:cs="Times New Roman" w:eastAsia="Times New Roman" w:hAnsi="Times New Roman"/>
          <w:sz w:val="24"/>
          <w:szCs w:val="24"/>
          <w:rtl w:val="0"/>
        </w:rPr>
        <w:t xml:space="preserve">istória</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nossos inimigos não; independente de suas divergências regionais, a extrema direita vêm, dia após dia, demonstrando sua agenda unificada, ao passo que a assim chamada esquerda se acanha, por vontade própria, para caber nas votações de uma sessão qualquer legislativa.</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 em nosso país o especial momento pré-eleitoral que se inicia. Sem muitas perspectivas com relação à sucessão da presidência, aposta-se no suprassumo neoliberal lulista e na carta em branco dada ao petismo para mais uma vez fazer valer a inescrupulosa tentativa de conciliação de </w:t>
      </w:r>
      <w:r w:rsidDel="00000000" w:rsidR="00000000" w:rsidRPr="00000000">
        <w:rPr>
          <w:rFonts w:ascii="Times New Roman" w:cs="Times New Roman" w:eastAsia="Times New Roman" w:hAnsi="Times New Roman"/>
          <w:sz w:val="24"/>
          <w:szCs w:val="24"/>
          <w:rtl w:val="0"/>
        </w:rPr>
        <w:t xml:space="preserve">classes</w:t>
      </w:r>
      <w:r w:rsidDel="00000000" w:rsidR="00000000" w:rsidRPr="00000000">
        <w:rPr>
          <w:rFonts w:ascii="Times New Roman" w:cs="Times New Roman" w:eastAsia="Times New Roman" w:hAnsi="Times New Roman"/>
          <w:sz w:val="24"/>
          <w:szCs w:val="24"/>
          <w:rtl w:val="0"/>
        </w:rPr>
        <w:t xml:space="preserve">. Dessa maneira, não é leviano afirmar que até no campo eleitoral, onde tanto nos especializamos, perdemos mesmo ganhando. Embora tenha se estabelecido julgamento e punições aos golpistas e militares reacionários como nunca antes nesse país (o que é, de fato uma vitória), a sacrossanta correlação de forças nunca está favorável para avançar rápida e assertivamente no que há de mais imediato para a classe trabalhadora, como é o caso do fim da escala 6x1, que atravessou o ano em discussão na Câmara e finda o ano sem votação</w:t>
      </w:r>
      <w:ins w:author="Marco Tulio Vieira" w:id="135" w:date="2025-12-26T19:51:06Z">
        <w:r w:rsidDel="00000000" w:rsidR="00000000" w:rsidRPr="00000000">
          <w:rPr>
            <w:rFonts w:ascii="Times New Roman" w:cs="Times New Roman" w:eastAsia="Times New Roman" w:hAnsi="Times New Roman"/>
            <w:sz w:val="24"/>
            <w:szCs w:val="24"/>
            <w:rtl w:val="0"/>
          </w:rPr>
          <w:t xml:space="preserve">.</w:t>
        </w:r>
      </w:ins>
      <w:del w:author="Marco Tulio Vieira" w:id="135" w:date="2025-12-26T19:51:06Z">
        <w:r w:rsidDel="00000000" w:rsidR="00000000" w:rsidRPr="00000000">
          <w:rPr>
            <w:rFonts w:ascii="Times New Roman" w:cs="Times New Roman" w:eastAsia="Times New Roman" w:hAnsi="Times New Roman"/>
            <w:sz w:val="24"/>
            <w:szCs w:val="24"/>
            <w:rtl w:val="0"/>
          </w:rPr>
          <w:delText xml:space="preserve">; </w:delText>
        </w:r>
      </w:del>
      <w:ins w:author="Marco Tulio Vieira" w:id="135" w:date="2025-12-26T19:51:06Z">
        <w:del w:author="Marco Tulio Vieira" w:id="135" w:date="2025-12-26T19:51:06Z">
          <w:r w:rsidDel="00000000" w:rsidR="00000000" w:rsidRPr="00000000">
            <w:rPr>
              <w:rFonts w:ascii="Times New Roman" w:cs="Times New Roman" w:eastAsia="Times New Roman" w:hAnsi="Times New Roman"/>
              <w:sz w:val="24"/>
              <w:szCs w:val="24"/>
              <w:rtl w:val="0"/>
            </w:rPr>
            <w:delText xml:space="preserve"> M</w:delText>
          </w:r>
        </w:del>
      </w:ins>
      <w:del w:author="Marco Tulio Vieira" w:id="135" w:date="2025-12-26T19:51:06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esmo a punição dos golpistas já se enfraquece com o PL da dosimetria, aprovado na Câmara na madrugada do dia 9 de dezembro e no Senado no dia 19.</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 e necessária revisão do movimento comunista.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Todas as disputas políticas apresentadas se dão em um contexto onde o capital chinês desponta como possivelmente sendo o hegemônico para os próximos anos a nível mundial devido a sua capacidade produtiva, tendo o</w:t>
      </w:r>
      <w:hyperlink r:id="rId11">
        <w:r w:rsidDel="00000000" w:rsidR="00000000" w:rsidRPr="00000000">
          <w:rPr>
            <w:rFonts w:ascii="Times New Roman" w:cs="Times New Roman" w:eastAsia="Times New Roman" w:hAnsi="Times New Roman"/>
            <w:color w:val="1155cc"/>
            <w:sz w:val="24"/>
            <w:szCs w:val="24"/>
            <w:u w:val="single"/>
            <w:rtl w:val="0"/>
          </w:rPr>
          <w:t xml:space="preserve"> banco central, sob direção do partido comunista chiês, anunciado esse ano um superávit de 1 trilhão de dólares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Um modelo de gestão capitalista baseado em um controle centralizado da política econômica evidencia sinais de ganhar a disputa intercapitalista com os EUA, já que o deslocamento das cadeias produtivas do </w:t>
      </w:r>
      <w:ins w:author="Marco Tulio Vieira" w:id="136" w:date="2025-12-26T19:51:42Z">
        <w:r w:rsidDel="00000000" w:rsidR="00000000" w:rsidRPr="00000000">
          <w:rPr>
            <w:rFonts w:ascii="Times New Roman" w:cs="Times New Roman" w:eastAsia="Times New Roman" w:hAnsi="Times New Roman"/>
            <w:sz w:val="24"/>
            <w:szCs w:val="24"/>
            <w:rtl w:val="0"/>
          </w:rPr>
          <w:t xml:space="preserve">A</w:t>
        </w:r>
      </w:ins>
      <w:del w:author="Marco Tulio Vieira" w:id="136" w:date="2025-12-26T19:51:42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tlântico norte para a </w:t>
      </w:r>
      <w:ins w:author="Marco Tulio Vieira" w:id="137" w:date="2025-12-26T19:51:47Z">
        <w:r w:rsidDel="00000000" w:rsidR="00000000" w:rsidRPr="00000000">
          <w:rPr>
            <w:rFonts w:ascii="Times New Roman" w:cs="Times New Roman" w:eastAsia="Times New Roman" w:hAnsi="Times New Roman"/>
            <w:sz w:val="24"/>
            <w:szCs w:val="24"/>
            <w:rtl w:val="0"/>
          </w:rPr>
          <w:t xml:space="preserve">Á</w:t>
        </w:r>
      </w:ins>
      <w:del w:author="Marco Tulio Vieira" w:id="137" w:date="2025-12-26T19:51:47Z">
        <w:r w:rsidDel="00000000" w:rsidR="00000000" w:rsidRPr="00000000">
          <w:rPr>
            <w:rFonts w:ascii="Times New Roman" w:cs="Times New Roman" w:eastAsia="Times New Roman" w:hAnsi="Times New Roman"/>
            <w:sz w:val="24"/>
            <w:szCs w:val="24"/>
            <w:rtl w:val="0"/>
          </w:rPr>
          <w:delText xml:space="preserve">á</w:delText>
        </w:r>
      </w:del>
      <w:r w:rsidDel="00000000" w:rsidR="00000000" w:rsidRPr="00000000">
        <w:rPr>
          <w:rFonts w:ascii="Times New Roman" w:cs="Times New Roman" w:eastAsia="Times New Roman" w:hAnsi="Times New Roman"/>
          <w:sz w:val="24"/>
          <w:szCs w:val="24"/>
          <w:rtl w:val="0"/>
        </w:rPr>
        <w:t xml:space="preserve">sia nos últimos 40 anos, especialmente para a China nos últimos 30</w:t>
      </w:r>
      <w:ins w:author="Marco Tulio Vieira" w:id="138" w:date="2025-12-26T19:51:5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se mostra uma tendência cada vez mais irreversível</w:t>
      </w:r>
      <w:ins w:author="Marco Tulio Vieira" w:id="139" w:date="2025-12-26T19:52:09Z">
        <w:r w:rsidDel="00000000" w:rsidR="00000000" w:rsidRPr="00000000">
          <w:rPr>
            <w:rFonts w:ascii="Times New Roman" w:cs="Times New Roman" w:eastAsia="Times New Roman" w:hAnsi="Times New Roman"/>
            <w:sz w:val="24"/>
            <w:szCs w:val="24"/>
            <w:rtl w:val="0"/>
          </w:rPr>
          <w:t xml:space="preserve">.</w:t>
        </w:r>
      </w:ins>
      <w:del w:author="Marco Tulio Vieira" w:id="139" w:date="2025-12-26T19:52:09Z">
        <w:r w:rsidDel="00000000" w:rsidR="00000000" w:rsidRPr="00000000">
          <w:rPr>
            <w:rFonts w:ascii="Times New Roman" w:cs="Times New Roman" w:eastAsia="Times New Roman" w:hAnsi="Times New Roman"/>
            <w:sz w:val="24"/>
            <w:szCs w:val="24"/>
            <w:rtl w:val="0"/>
          </w:rPr>
          <w:delText xml:space="preserve">, j</w:delText>
        </w:r>
      </w:del>
      <w:del w:author="Marco Tulio Vieira" w:id="140" w:date="2025-12-26T19:52:14Z">
        <w:r w:rsidDel="00000000" w:rsidR="00000000" w:rsidRPr="00000000">
          <w:rPr>
            <w:rFonts w:ascii="Times New Roman" w:cs="Times New Roman" w:eastAsia="Times New Roman" w:hAnsi="Times New Roman"/>
            <w:sz w:val="24"/>
            <w:szCs w:val="24"/>
            <w:rtl w:val="0"/>
          </w:rPr>
          <w:delText xml:space="preserve">á que</w:delText>
        </w:r>
      </w:del>
      <w:r w:rsidDel="00000000" w:rsidR="00000000" w:rsidRPr="00000000">
        <w:rPr>
          <w:rFonts w:ascii="Times New Roman" w:cs="Times New Roman" w:eastAsia="Times New Roman" w:hAnsi="Times New Roman"/>
          <w:sz w:val="24"/>
          <w:szCs w:val="24"/>
          <w:rtl w:val="0"/>
        </w:rPr>
        <w:t xml:space="preserve"> </w:t>
      </w:r>
      <w:del w:author="Marco Tulio Vieira" w:id="141" w:date="2025-12-26T19:52:18Z">
        <w:r w:rsidDel="00000000" w:rsidR="00000000" w:rsidRPr="00000000">
          <w:rPr>
            <w:rFonts w:ascii="Times New Roman" w:cs="Times New Roman" w:eastAsia="Times New Roman" w:hAnsi="Times New Roman"/>
            <w:sz w:val="24"/>
            <w:szCs w:val="24"/>
            <w:rtl w:val="0"/>
          </w:rPr>
          <w:delText xml:space="preserve">o</w:delText>
        </w:r>
      </w:del>
      <w:r w:rsidDel="00000000" w:rsidR="00000000" w:rsidRPr="00000000">
        <w:rPr>
          <w:rFonts w:ascii="Times New Roman" w:cs="Times New Roman" w:eastAsia="Times New Roman" w:hAnsi="Times New Roman"/>
          <w:sz w:val="24"/>
          <w:szCs w:val="24"/>
          <w:rtl w:val="0"/>
        </w:rPr>
        <w:t xml:space="preserve"> </w:t>
      </w:r>
      <w:ins w:author="Marco Tulio Vieira" w:id="142" w:date="2025-12-26T19:52:22Z">
        <w:r w:rsidDel="00000000" w:rsidR="00000000" w:rsidRPr="00000000">
          <w:rPr>
            <w:rFonts w:ascii="Times New Roman" w:cs="Times New Roman" w:eastAsia="Times New Roman" w:hAnsi="Times New Roman"/>
            <w:sz w:val="24"/>
            <w:szCs w:val="24"/>
            <w:rtl w:val="0"/>
          </w:rPr>
          <w:t xml:space="preserve">O </w:t>
        </w:r>
      </w:ins>
      <w:r w:rsidDel="00000000" w:rsidR="00000000" w:rsidRPr="00000000">
        <w:rPr>
          <w:rFonts w:ascii="Times New Roman" w:cs="Times New Roman" w:eastAsia="Times New Roman" w:hAnsi="Times New Roman"/>
          <w:sz w:val="24"/>
          <w:szCs w:val="24"/>
          <w:rtl w:val="0"/>
        </w:rPr>
        <w:t xml:space="preserve">contexto específico em que se deu a abertura de capitais chinesa a partir da década de 70 - tanto o potencial mercado consumidor interno, o baixo preço da força de trabalho, quan</w:t>
      </w:r>
      <w:ins w:author="Marco Tulio Vieira" w:id="143" w:date="2025-12-26T19:52:30Z">
        <w:r w:rsidDel="00000000" w:rsidR="00000000" w:rsidRPr="00000000">
          <w:rPr>
            <w:rFonts w:ascii="Times New Roman" w:cs="Times New Roman" w:eastAsia="Times New Roman" w:hAnsi="Times New Roman"/>
            <w:sz w:val="24"/>
            <w:szCs w:val="24"/>
            <w:rtl w:val="0"/>
          </w:rPr>
          <w:t xml:space="preserve">t</w:t>
        </w:r>
      </w:ins>
      <w:del w:author="Marco Tulio Vieira" w:id="143" w:date="2025-12-26T19:52:30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o a concentração dos meios de produção na mão do Estado devido a Revolução Chinesa - colocou a China em vantagem em relação às demais potências</w:t>
      </w:r>
      <w:ins w:author="Marco Tulio Vieira" w:id="144" w:date="2025-12-26T19:52:51Z">
        <w:r w:rsidDel="00000000" w:rsidR="00000000" w:rsidRPr="00000000">
          <w:rPr>
            <w:rFonts w:ascii="Times New Roman" w:cs="Times New Roman" w:eastAsia="Times New Roman" w:hAnsi="Times New Roman"/>
            <w:sz w:val="24"/>
            <w:szCs w:val="24"/>
            <w:rtl w:val="0"/>
          </w:rPr>
          <w:t xml:space="preserve">, levando a cabo</w:t>
        </w:r>
      </w:ins>
      <w:del w:author="Marco Tulio Vieira" w:id="144" w:date="2025-12-26T19:52:51Z">
        <w:r w:rsidDel="00000000" w:rsidR="00000000" w:rsidRPr="00000000">
          <w:rPr>
            <w:rFonts w:ascii="Times New Roman" w:cs="Times New Roman" w:eastAsia="Times New Roman" w:hAnsi="Times New Roman"/>
            <w:sz w:val="24"/>
            <w:szCs w:val="24"/>
            <w:rtl w:val="0"/>
          </w:rPr>
          <w:delText xml:space="preserve"> e</w:delText>
        </w:r>
      </w:del>
      <w:del w:author="Marco Tulio Vieira" w:id="145" w:date="2025-12-26T19:53:03Z">
        <w:r w:rsidDel="00000000" w:rsidR="00000000" w:rsidRPr="00000000">
          <w:rPr>
            <w:rFonts w:ascii="Times New Roman" w:cs="Times New Roman" w:eastAsia="Times New Roman" w:hAnsi="Times New Roman"/>
            <w:sz w:val="24"/>
            <w:szCs w:val="24"/>
            <w:rtl w:val="0"/>
          </w:rPr>
          <w:delText xml:space="preserve">m</w:delText>
        </w:r>
      </w:del>
      <w:r w:rsidDel="00000000" w:rsidR="00000000" w:rsidRPr="00000000">
        <w:rPr>
          <w:rFonts w:ascii="Times New Roman" w:cs="Times New Roman" w:eastAsia="Times New Roman" w:hAnsi="Times New Roman"/>
          <w:sz w:val="24"/>
          <w:szCs w:val="24"/>
          <w:rtl w:val="0"/>
        </w:rPr>
        <w:t xml:space="preserve"> um processo de industrialização em uma escala muito maior do que se deu com os países do centro do capital, e quase irrepetível para os demais países da periferia. </w:t>
      </w:r>
    </w:p>
    <w:p w:rsidR="00000000" w:rsidDel="00000000" w:rsidP="00000000" w:rsidRDefault="00000000" w:rsidRPr="00000000" w14:paraId="00000021">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 xml:space="preserve">A américa Latina, enquanto </w:t>
      </w:r>
      <w:hyperlink r:id="rId12">
        <w:r w:rsidDel="00000000" w:rsidR="00000000" w:rsidRPr="00000000">
          <w:rPr>
            <w:rFonts w:ascii="Times New Roman" w:cs="Times New Roman" w:eastAsia="Times New Roman" w:hAnsi="Times New Roman"/>
            <w:color w:val="1155cc"/>
            <w:sz w:val="24"/>
            <w:szCs w:val="24"/>
            <w:u w:val="single"/>
            <w:rtl w:val="0"/>
          </w:rPr>
          <w:t xml:space="preserve">continente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tende menos a crescer</w:t>
        </w:r>
      </w:hyperlink>
      <w:ins w:author="Marco Tulio Vieira" w:id="146" w:date="2025-12-26T19:53:29Z">
        <w:r w:rsidDel="00000000" w:rsidR="00000000" w:rsidRPr="00000000">
          <w:rPr>
            <w:rFonts w:ascii="Times New Roman" w:cs="Times New Roman" w:eastAsia="Times New Roman" w:hAnsi="Times New Roman"/>
            <w:sz w:val="24"/>
            <w:szCs w:val="24"/>
            <w:rtl w:val="0"/>
          </w:rPr>
          <w:t xml:space="preserve"> e</w:t>
        </w:r>
      </w:ins>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têm governos de centro-esquerda nos dois principais polos industriais da região: Brasil e México, sendo esses dois países os únicos que cresceram significativamente em tais governos “progressistas”</w:t>
      </w:r>
      <w:ins w:author="Marco Tulio Vieira" w:id="147" w:date="2025-12-26T19:53:39Z">
        <w:r w:rsidDel="00000000" w:rsidR="00000000" w:rsidRPr="00000000">
          <w:rPr>
            <w:rFonts w:ascii="Times New Roman" w:cs="Times New Roman" w:eastAsia="Times New Roman" w:hAnsi="Times New Roman"/>
            <w:sz w:val="24"/>
            <w:szCs w:val="24"/>
            <w:rtl w:val="0"/>
          </w:rPr>
          <w:t xml:space="preserve">.</w:t>
        </w:r>
      </w:ins>
      <w:del w:author="Marco Tulio Vieira" w:id="147" w:date="2025-12-26T19:53:39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Apesar do crescimento não se reverter necessariamente em melhoria da qualidade de vida para os trabalhadores </w:t>
      </w:r>
      <w:del w:author="Marco Tulio Vieira" w:id="148" w:date="2025-12-26T19:53:48Z">
        <w:r w:rsidDel="00000000" w:rsidR="00000000" w:rsidRPr="00000000">
          <w:rPr>
            <w:rFonts w:ascii="Times New Roman" w:cs="Times New Roman" w:eastAsia="Times New Roman" w:hAnsi="Times New Roman"/>
            <w:sz w:val="24"/>
            <w:szCs w:val="24"/>
            <w:rtl w:val="0"/>
          </w:rPr>
          <w:delText xml:space="preserve">imediatamente </w:delText>
        </w:r>
      </w:del>
      <w:r w:rsidDel="00000000" w:rsidR="00000000" w:rsidRPr="00000000">
        <w:rPr>
          <w:rFonts w:ascii="Times New Roman" w:cs="Times New Roman" w:eastAsia="Times New Roman" w:hAnsi="Times New Roman"/>
          <w:sz w:val="24"/>
          <w:szCs w:val="24"/>
          <w:rtl w:val="0"/>
        </w:rPr>
        <w:t xml:space="preserve">devido a baixa qualidade do emprego, o que faz com que os governos de centro-esquerda desses países fiquem ainda a espreita, tendo que propagandear seus índices econômicos para uma classe cada vez mais precarizada em regime de trabalho uberizados. Diante da degradação da qualidade do emprego, a luta por regulação dos setores precarizados e mecanismos de seguridade se fazem necessários pois a subjetividade desses setores sem uma referência programática clara de pautas de melhoria das condições de trabalho bem como a própria redução da jornada laboral, se torna presa fácil de ideologias neoliberais produtivistas e reacionárias, mesmo que os governos progressistas tentem apresentar índices de redução e pobreza como ocorre com </w:t>
      </w:r>
      <w:hyperlink r:id="rId14">
        <w:r w:rsidDel="00000000" w:rsidR="00000000" w:rsidRPr="00000000">
          <w:rPr>
            <w:rFonts w:ascii="Times New Roman" w:cs="Times New Roman" w:eastAsia="Times New Roman" w:hAnsi="Times New Roman"/>
            <w:color w:val="1155cc"/>
            <w:sz w:val="24"/>
            <w:szCs w:val="24"/>
            <w:u w:val="single"/>
            <w:rtl w:val="0"/>
          </w:rPr>
          <w:t xml:space="preserve">Brasil e México.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O laboratório </w:t>
      </w:r>
      <w:ins w:author="Marco Tulio Vieira" w:id="149" w:date="2025-12-26T19:54:37Z">
        <w:r w:rsidDel="00000000" w:rsidR="00000000" w:rsidRPr="00000000">
          <w:rPr>
            <w:rFonts w:ascii="Times New Roman" w:cs="Times New Roman" w:eastAsia="Times New Roman" w:hAnsi="Times New Roman"/>
            <w:sz w:val="24"/>
            <w:szCs w:val="24"/>
            <w:rtl w:val="0"/>
          </w:rPr>
          <w:t xml:space="preserve">n</w:t>
        </w:r>
      </w:ins>
      <w:del w:author="Marco Tulio Vieira" w:id="149" w:date="2025-12-26T19:54:37Z">
        <w:r w:rsidDel="00000000" w:rsidR="00000000" w:rsidRPr="00000000">
          <w:rPr>
            <w:rFonts w:ascii="Times New Roman" w:cs="Times New Roman" w:eastAsia="Times New Roman" w:hAnsi="Times New Roman"/>
            <w:sz w:val="24"/>
            <w:szCs w:val="24"/>
            <w:rtl w:val="0"/>
          </w:rPr>
          <w:delText xml:space="preserve">N</w:delText>
        </w:r>
      </w:del>
      <w:r w:rsidDel="00000000" w:rsidR="00000000" w:rsidRPr="00000000">
        <w:rPr>
          <w:rFonts w:ascii="Times New Roman" w:cs="Times New Roman" w:eastAsia="Times New Roman" w:hAnsi="Times New Roman"/>
          <w:sz w:val="24"/>
          <w:szCs w:val="24"/>
          <w:rtl w:val="0"/>
        </w:rPr>
        <w:t xml:space="preserve">eoliberal feito no Chile, elevou cerca de 40% da população as classes médias no final do século XX e início do XXI, devido ao boom das commodities na primeira década de nosso século, e agora, em sua primeira eleição presidencial obrigatória, viu os restante 60% da população que antes não votavam e que ficavam com os dejetos do crescimento eleger o pinochetista José Antônio Kast. Tal fenômeno, aparentemente paradoxal para um militante da esquerda que desenvolveu sua atividade política predominantemente no século XX, se deve ao fato de que a extrema-direita pós-guerra fria - na ausência de um inimigo direto a qual associar a ele a própria irracionalidade do modo de vida sob o capitalismo, como era feito com a URSS - conseguiu exitosamente atribuir as consequências da economia globalizada aos governos de esquerda primeiro, e ao ideário progressista em geral, depois. Os setores de esquerda - reduzidos majoritariamente aos setores médios devido à repressão das organizações de massas através de ditaduras ou de governos civis ao longo de todo o século passado, mas também devido a capitulação de organismos históricos à governos reformistas - tem agora dificuldade de formar novos quadros de massas que articulem as demandas imediatas das massas a um horizonte de ruptura política com o modo de produção, que só a classe </w:t>
      </w:r>
      <w:ins w:author="Marco Tulio Vieira" w:id="150" w:date="2025-12-26T19:55:30Z">
        <w:r w:rsidDel="00000000" w:rsidR="00000000" w:rsidRPr="00000000">
          <w:rPr>
            <w:rFonts w:ascii="Times New Roman" w:cs="Times New Roman" w:eastAsia="Times New Roman" w:hAnsi="Times New Roman"/>
            <w:sz w:val="24"/>
            <w:szCs w:val="24"/>
            <w:rtl w:val="0"/>
          </w:rPr>
          <w:t xml:space="preserve">trabalhadora </w:t>
        </w:r>
      </w:ins>
      <w:r w:rsidDel="00000000" w:rsidR="00000000" w:rsidRPr="00000000">
        <w:rPr>
          <w:rFonts w:ascii="Times New Roman" w:cs="Times New Roman" w:eastAsia="Times New Roman" w:hAnsi="Times New Roman"/>
          <w:sz w:val="24"/>
          <w:szCs w:val="24"/>
          <w:rtl w:val="0"/>
        </w:rPr>
        <w:t xml:space="preserve">pode desempenhar. Na impossibilidade do horizonte de ruptura da forma societal ser apresentada por quadros anticapitalistas, é a extrema-direita que o faz, em direção não ao comunismo mas à um nível de barbárie institucionalizada talvez nunca antes visto na história da humanidade. Portanto, aos comunistas cabe tarefa de compreender e analisar as mudanças do modo de produção pós-fordista na morfologia objetiva e subjetiva da classe para que as velhas formas políticas de organização sejam superadas por outras efetivas na superação do capitalismo, ainda que sob a acusação de revisionistas vindas daqueles setores que ainda estão melancolizados, apegados a um mundo de direitos e garantias jurídicas - o mundo do século XX - que já não existe mais.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Tulio Vieira" w:id="0" w:date="2025-12-26T19:46:27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entendi a distinção. Os interesses subjetivos se diferem em que dos concretos? Eles foram trocados também? Ou não? Sugiro retirar</w:t>
      </w:r>
    </w:p>
  </w:comment>
  <w:comment w:author="Marco Tulio Vieira" w:id="1" w:date="2025-12-26T19:50:23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Sugeri a retirada porque mesmo aqueles que não atentam não encontram respaldo no direito. Vide população negra ou indígenas por exemplo. Mas vejam o que acham melhor/mais claro.</w:t>
      </w:r>
    </w:p>
  </w:comment>
  <w:comment w:author="Marco Tulio Vieira" w:id="3" w:date="2025-12-26T19:49:00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Larga de fetiche rapaziada</w:t>
      </w:r>
    </w:p>
  </w:comment>
  <w:comment w:author="Igor Dias" w:id="4" w:date="2025-12-27T18:06:1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Gostaria de entender qual a questão de fetiche, camarada? Não me pareceu fazer sentido o comentário</w:t>
      </w:r>
    </w:p>
  </w:comment>
  <w:comment w:author="Marco Tulio Vieira" w:id="2" w:date="2025-12-26T19:48:43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Eles não tem mais uma finalidade então ou se tornaram um fim em si mesmo?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nnbrasil.com.br/economia/macroeconomia/china-supera-marca-inedita-de-superavit-comercial-de-us-1-trilhao/" TargetMode="External"/><Relationship Id="rId10" Type="http://schemas.openxmlformats.org/officeDocument/2006/relationships/hyperlink" Target="https://www.camara.leg.br/noticias/1231564-camara-aprova-projeto-que-reduz-penas-dos-condenados-pelo-8-de-janeiro/" TargetMode="External"/><Relationship Id="rId13" Type="http://schemas.openxmlformats.org/officeDocument/2006/relationships/hyperlink" Target="https://www.swissinfo.ch/por/am%C3%A9rica-latina-ser%C3%A1-a-regi%C3%A3o-com-menor-crescimento-em-2025,-diz-banco-mundial/89204822" TargetMode="External"/><Relationship Id="rId12" Type="http://schemas.openxmlformats.org/officeDocument/2006/relationships/hyperlink" Target="https://www.cepal.org/pt-br/comunicados/america-latina-o-caribe-permanecem-periodo-prolongado-baixo-crescimento-22-cresciment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rtacapital.com.br/politica/policia-legislativa-da-camara-expulsa-e-agride-jornalistas/" TargetMode="External"/><Relationship Id="rId14" Type="http://schemas.openxmlformats.org/officeDocument/2006/relationships/hyperlink" Target="https://www.laaudiencia.lat/mexico-encabeza-la-reduccion-de-la-pobreza-en-america-latina-cep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1.globo.com/jornal-nacional/noticia/2025/12/01/brasil-tem-mais-de-mil-casos-de-feminicidio-registrados-em-2025.ghtml" TargetMode="External"/><Relationship Id="rId8" Type="http://schemas.openxmlformats.org/officeDocument/2006/relationships/hyperlink" Target="https://g1.globo.com/politica/noticia/2025/12/09/apos-ocupar-mesa-diretora-da-camara-dos-deputados-glauber-braga-e-retirado-a-forca.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